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6AC90" w14:textId="77777777" w:rsidR="004A4D26" w:rsidRPr="009F2CD5" w:rsidRDefault="000D393C">
      <w:pPr>
        <w:spacing w:line="120" w:lineRule="auto"/>
        <w:ind w:firstLineChars="500" w:firstLine="1200"/>
        <w:jc w:val="left"/>
        <w:rPr>
          <w:rFonts w:ascii="Times New Roman" w:eastAsia="Microsoft YaHei" w:hAnsi="Times New Roman" w:cs="Times New Roman"/>
          <w:color w:val="000000" w:themeColor="text1"/>
          <w:sz w:val="24"/>
        </w:rPr>
      </w:pPr>
      <w:r w:rsidRPr="009F2CD5">
        <w:rPr>
          <w:rFonts w:ascii="Times New Roman" w:eastAsia="Microsoft YaHei" w:hAnsi="Times New Roman" w:cs="Times New Roman"/>
          <w:noProof/>
          <w:sz w:val="24"/>
        </w:rPr>
        <mc:AlternateContent>
          <mc:Choice Requires="wps">
            <w:drawing>
              <wp:anchor distT="0" distB="0" distL="114300" distR="114300" simplePos="0" relativeHeight="251645952" behindDoc="0" locked="0" layoutInCell="1" allowOverlap="1" wp14:anchorId="24E6AD04" wp14:editId="24E6AD05">
                <wp:simplePos x="0" y="0"/>
                <wp:positionH relativeFrom="column">
                  <wp:posOffset>-600075</wp:posOffset>
                </wp:positionH>
                <wp:positionV relativeFrom="paragraph">
                  <wp:posOffset>-74295</wp:posOffset>
                </wp:positionV>
                <wp:extent cx="6537325" cy="762000"/>
                <wp:effectExtent l="0" t="0" r="0" b="0"/>
                <wp:wrapNone/>
                <wp:docPr id="19" name="文本框 19"/>
                <wp:cNvGraphicFramePr/>
                <a:graphic xmlns:a="http://schemas.openxmlformats.org/drawingml/2006/main">
                  <a:graphicData uri="http://schemas.microsoft.com/office/word/2010/wordprocessingShape">
                    <wps:wsp>
                      <wps:cNvSpPr txBox="1"/>
                      <wps:spPr>
                        <a:xfrm>
                          <a:off x="681355" y="983615"/>
                          <a:ext cx="6537325" cy="762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6AD24" w14:textId="77777777" w:rsidR="004A4D26" w:rsidRDefault="000D393C">
                            <w:pPr>
                              <w:spacing w:line="120" w:lineRule="auto"/>
                              <w:jc w:val="center"/>
                              <w:rPr>
                                <w:rFonts w:ascii="Microsoft YaHei" w:eastAsia="Microsoft YaHei" w:hAnsi="Microsoft YaHei" w:cs="Microsoft YaHei"/>
                                <w:b/>
                                <w:color w:val="A276E2"/>
                                <w:sz w:val="28"/>
                                <w:szCs w:val="36"/>
                              </w:rPr>
                            </w:pPr>
                            <w:r>
                              <w:rPr>
                                <w:rFonts w:ascii="Microsoft YaHei" w:eastAsia="Microsoft YaHei" w:hAnsi="Microsoft YaHei" w:cs="Microsoft YaHei" w:hint="eastAsia"/>
                                <w:b/>
                                <w:color w:val="000000" w:themeColor="text1"/>
                                <w:sz w:val="48"/>
                                <w:szCs w:val="48"/>
                              </w:rPr>
                              <w:t>雅思</w:t>
                            </w:r>
                            <w:r>
                              <w:rPr>
                                <w:rFonts w:ascii="Microsoft YaHei" w:eastAsia="Microsoft YaHei" w:hAnsi="Microsoft YaHei" w:cs="Microsoft YaHei" w:hint="eastAsia"/>
                                <w:b/>
                                <w:color w:val="000000" w:themeColor="text1"/>
                                <w:sz w:val="48"/>
                                <w:szCs w:val="48"/>
                              </w:rPr>
                              <w:t>写作批改：作文情况分析</w:t>
                            </w:r>
                            <w:r>
                              <w:rPr>
                                <w:rFonts w:ascii="Microsoft YaHei" w:eastAsia="Microsoft YaHei" w:hAnsi="Microsoft YaHei" w:cs="Microsoft YaHei" w:hint="eastAsia"/>
                                <w:b/>
                                <w:color w:val="000000" w:themeColor="text1"/>
                                <w:sz w:val="48"/>
                                <w:szCs w:val="48"/>
                              </w:rPr>
                              <w:t>&amp;</w:t>
                            </w:r>
                            <w:r>
                              <w:rPr>
                                <w:rFonts w:ascii="Microsoft YaHei" w:eastAsia="Microsoft YaHei" w:hAnsi="Microsoft YaHei" w:cs="Microsoft YaHei" w:hint="eastAsia"/>
                                <w:b/>
                                <w:color w:val="000000" w:themeColor="text1"/>
                                <w:sz w:val="48"/>
                                <w:szCs w:val="48"/>
                              </w:rPr>
                              <w:t>指导</w:t>
                            </w:r>
                          </w:p>
                          <w:p w14:paraId="24E6AD25" w14:textId="77777777" w:rsidR="004A4D26" w:rsidRDefault="004A4D2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4E6AD04" id="_x0000_t202" coordsize="21600,21600" o:spt="202" path="m,l,21600r21600,l21600,xe">
                <v:stroke joinstyle="miter"/>
                <v:path gradientshapeok="t" o:connecttype="rect"/>
              </v:shapetype>
              <v:shape id="文本框 19" o:spid="_x0000_s1026" type="#_x0000_t202" style="position:absolute;left:0;text-align:left;margin-left:-47.25pt;margin-top:-5.85pt;width:514.75pt;height:60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" filled="f" stroked="f" strokeweight=".5pt">
                <v:textbox>
                  <w:txbxContent>
                    <w:p w14:paraId="24E6AD24" w14:textId="77777777" w:rsidR="004A4D26" w:rsidRDefault="000D393C">
                      <w:pPr>
                        <w:spacing w:line="120" w:lineRule="auto"/>
                        <w:jc w:val="center"/>
                        <w:rPr>
                          <w:rFonts w:ascii="Microsoft YaHei" w:eastAsia="Microsoft YaHei" w:hAnsi="Microsoft YaHei" w:cs="Microsoft YaHei"/>
                          <w:b/>
                          <w:color w:val="A276E2"/>
                          <w:sz w:val="28"/>
                          <w:szCs w:val="36"/>
                        </w:rPr>
                      </w:pPr>
                      <w:r>
                        <w:rPr>
                          <w:rFonts w:ascii="Microsoft YaHei" w:eastAsia="Microsoft YaHei" w:hAnsi="Microsoft YaHei" w:cs="Microsoft YaHei" w:hint="eastAsia"/>
                          <w:b/>
                          <w:color w:val="000000" w:themeColor="text1"/>
                          <w:sz w:val="48"/>
                          <w:szCs w:val="48"/>
                        </w:rPr>
                        <w:t>雅思</w:t>
                      </w:r>
                      <w:r>
                        <w:rPr>
                          <w:rFonts w:ascii="Microsoft YaHei" w:eastAsia="Microsoft YaHei" w:hAnsi="Microsoft YaHei" w:cs="Microsoft YaHei" w:hint="eastAsia"/>
                          <w:b/>
                          <w:color w:val="000000" w:themeColor="text1"/>
                          <w:sz w:val="48"/>
                          <w:szCs w:val="48"/>
                        </w:rPr>
                        <w:t>写作批改：作文情况分析</w:t>
                      </w:r>
                      <w:r>
                        <w:rPr>
                          <w:rFonts w:ascii="Microsoft YaHei" w:eastAsia="Microsoft YaHei" w:hAnsi="Microsoft YaHei" w:cs="Microsoft YaHei" w:hint="eastAsia"/>
                          <w:b/>
                          <w:color w:val="000000" w:themeColor="text1"/>
                          <w:sz w:val="48"/>
                          <w:szCs w:val="48"/>
                        </w:rPr>
                        <w:t>&amp;</w:t>
                      </w:r>
                      <w:r>
                        <w:rPr>
                          <w:rFonts w:ascii="Microsoft YaHei" w:eastAsia="Microsoft YaHei" w:hAnsi="Microsoft YaHei" w:cs="Microsoft YaHei" w:hint="eastAsia"/>
                          <w:b/>
                          <w:color w:val="000000" w:themeColor="text1"/>
                          <w:sz w:val="48"/>
                          <w:szCs w:val="48"/>
                        </w:rPr>
                        <w:t>指导</w:t>
                      </w:r>
                    </w:p>
                    <w:p w14:paraId="24E6AD25" w14:textId="77777777" w:rsidR="004A4D26" w:rsidRDefault="004A4D26"/>
                  </w:txbxContent>
                </v:textbox>
              </v:shape>
            </w:pict>
          </mc:Fallback>
        </mc:AlternateContent>
      </w:r>
    </w:p>
    <w:p w14:paraId="24E6AC91" w14:textId="77777777" w:rsidR="004A4D26" w:rsidRPr="009F2CD5" w:rsidRDefault="000D393C">
      <w:pPr>
        <w:spacing w:line="120" w:lineRule="auto"/>
        <w:ind w:firstLineChars="500" w:firstLine="1200"/>
        <w:jc w:val="left"/>
        <w:rPr>
          <w:rFonts w:ascii="Times New Roman" w:eastAsia="Microsoft YaHei" w:hAnsi="Times New Roman" w:cs="Times New Roman"/>
          <w:color w:val="000000" w:themeColor="text1"/>
          <w:sz w:val="24"/>
        </w:rPr>
      </w:pPr>
      <w:r w:rsidRPr="009F2CD5">
        <w:rPr>
          <w:rFonts w:ascii="Times New Roman" w:eastAsia="Microsoft YaHei" w:hAnsi="Times New Roman" w:cs="Times New Roman"/>
          <w:noProof/>
          <w:sz w:val="24"/>
        </w:rPr>
        <mc:AlternateContent>
          <mc:Choice Requires="wps">
            <w:drawing>
              <wp:anchor distT="0" distB="0" distL="114300" distR="114300" simplePos="0" relativeHeight="251650048" behindDoc="0" locked="0" layoutInCell="1" allowOverlap="1" wp14:anchorId="24E6AD06" wp14:editId="24E6AD07">
                <wp:simplePos x="0" y="0"/>
                <wp:positionH relativeFrom="column">
                  <wp:posOffset>-1772285</wp:posOffset>
                </wp:positionH>
                <wp:positionV relativeFrom="paragraph">
                  <wp:posOffset>53975</wp:posOffset>
                </wp:positionV>
                <wp:extent cx="8076565" cy="883920"/>
                <wp:effectExtent l="0" t="0" r="0" b="0"/>
                <wp:wrapNone/>
                <wp:docPr id="20" name="文本框 20"/>
                <wp:cNvGraphicFramePr/>
                <a:graphic xmlns:a="http://schemas.openxmlformats.org/drawingml/2006/main">
                  <a:graphicData uri="http://schemas.microsoft.com/office/word/2010/wordprocessingShape">
                    <wps:wsp>
                      <wps:cNvSpPr txBox="1"/>
                      <wps:spPr>
                        <a:xfrm>
                          <a:off x="2629535" y="1632585"/>
                          <a:ext cx="8076565" cy="883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6AD26" w14:textId="77777777" w:rsidR="004A4D26" w:rsidRDefault="000D393C">
                            <w:pPr>
                              <w:spacing w:line="120" w:lineRule="auto"/>
                              <w:ind w:firstLineChars="500" w:firstLine="1200"/>
                              <w:jc w:val="center"/>
                              <w:rPr>
                                <w:sz w:val="24"/>
                              </w:rPr>
                            </w:pPr>
                            <w:r>
                              <w:rPr>
                                <w:rFonts w:ascii="DengXian" w:eastAsia="DengXian" w:hAnsi="DengXian" w:cs="DengXian" w:hint="eastAsia"/>
                                <w:color w:val="000000" w:themeColor="text1"/>
                                <w:sz w:val="24"/>
                              </w:rPr>
                              <w:t xml:space="preserve">Welcome to </w:t>
                            </w:r>
                            <w:r>
                              <w:rPr>
                                <w:rFonts w:ascii="DengXian" w:eastAsia="DengXian" w:hAnsi="DengXian" w:cs="DengXian" w:hint="eastAsia"/>
                                <w:color w:val="000000" w:themeColor="text1"/>
                                <w:sz w:val="24"/>
                              </w:rPr>
                              <w:t>TONGZHUO</w:t>
                            </w:r>
                            <w:r>
                              <w:rPr>
                                <w:rFonts w:ascii="DengXian" w:eastAsia="DengXian" w:hAnsi="DengXian" w:cs="DengXian" w:hint="eastAsia"/>
                                <w:color w:val="000000" w:themeColor="text1"/>
                                <w:sz w:val="24"/>
                              </w:rPr>
                              <w:t xml:space="preserve"> IELTS Writing Score Improvement Channel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E6AD06" id="文本框 20" o:spid="_x0000_s1027" type="#_x0000_t202" style="position:absolute;left:0;text-align:left;margin-left:-139.55pt;margin-top:4.25pt;width:635.95pt;height:69.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" filled="f" stroked="f" strokeweight=".5pt">
                <v:textbox>
                  <w:txbxContent>
                    <w:p w14:paraId="24E6AD26" w14:textId="77777777" w:rsidR="004A4D26" w:rsidRDefault="000D393C">
                      <w:pPr>
                        <w:spacing w:line="120" w:lineRule="auto"/>
                        <w:ind w:firstLineChars="500" w:firstLine="1200"/>
                        <w:jc w:val="center"/>
                        <w:rPr>
                          <w:sz w:val="24"/>
                        </w:rPr>
                      </w:pPr>
                      <w:r>
                        <w:rPr>
                          <w:rFonts w:ascii="DengXian" w:eastAsia="DengXian" w:hAnsi="DengXian" w:cs="DengXian" w:hint="eastAsia"/>
                          <w:color w:val="000000" w:themeColor="text1"/>
                          <w:sz w:val="24"/>
                        </w:rPr>
                        <w:t xml:space="preserve">Welcome to </w:t>
                      </w:r>
                      <w:r>
                        <w:rPr>
                          <w:rFonts w:ascii="DengXian" w:eastAsia="DengXian" w:hAnsi="DengXian" w:cs="DengXian" w:hint="eastAsia"/>
                          <w:color w:val="000000" w:themeColor="text1"/>
                          <w:sz w:val="24"/>
                        </w:rPr>
                        <w:t>TONGZHUO</w:t>
                      </w:r>
                      <w:r>
                        <w:rPr>
                          <w:rFonts w:ascii="DengXian" w:eastAsia="DengXian" w:hAnsi="DengXian" w:cs="DengXian" w:hint="eastAsia"/>
                          <w:color w:val="000000" w:themeColor="text1"/>
                          <w:sz w:val="24"/>
                        </w:rPr>
                        <w:t xml:space="preserve"> IELTS Writing Score Improvement Channel</w:t>
                      </w:r>
                    </w:p>
                  </w:txbxContent>
                </v:textbox>
              </v:shape>
            </w:pict>
          </mc:Fallback>
        </mc:AlternateContent>
      </w:r>
    </w:p>
    <w:p w14:paraId="24E6AC92" w14:textId="77777777" w:rsidR="004A4D26" w:rsidRPr="009F2CD5" w:rsidRDefault="004A4D26">
      <w:pPr>
        <w:rPr>
          <w:rFonts w:ascii="Times New Roman" w:eastAsia="Microsoft YaHei" w:hAnsi="Times New Roman" w:cs="Times New Roman"/>
          <w:sz w:val="24"/>
        </w:rPr>
      </w:pPr>
    </w:p>
    <w:p w14:paraId="24E6AC93" w14:textId="77777777" w:rsidR="004A4D26" w:rsidRPr="009F2CD5" w:rsidRDefault="000D393C">
      <w:pPr>
        <w:ind w:firstLineChars="200" w:firstLine="480"/>
        <w:rPr>
          <w:rFonts w:ascii="Times New Roman" w:eastAsia="Microsoft YaHei" w:hAnsi="Times New Roman" w:cs="Times New Roman"/>
          <w:b/>
          <w:bCs/>
          <w:sz w:val="24"/>
        </w:rPr>
      </w:pPr>
      <w:r w:rsidRPr="009F2CD5">
        <w:rPr>
          <w:rFonts w:ascii="Times New Roman" w:eastAsia="Microsoft YaHei" w:hAnsi="Times New Roman" w:cs="Times New Roman"/>
          <w:b/>
          <w:bCs/>
          <w:noProof/>
          <w:sz w:val="24"/>
        </w:rPr>
        <w:drawing>
          <wp:anchor distT="0" distB="0" distL="114300" distR="114300" simplePos="0" relativeHeight="251654144" behindDoc="0" locked="0" layoutInCell="1" allowOverlap="1" wp14:anchorId="24E6AD08" wp14:editId="24E6AD09">
            <wp:simplePos x="0" y="0"/>
            <wp:positionH relativeFrom="column">
              <wp:posOffset>107950</wp:posOffset>
            </wp:positionH>
            <wp:positionV relativeFrom="paragraph">
              <wp:posOffset>38735</wp:posOffset>
            </wp:positionV>
            <wp:extent cx="292735" cy="294640"/>
            <wp:effectExtent l="0" t="0" r="12065" b="10160"/>
            <wp:wrapNone/>
            <wp:docPr id="22" name="图片 22" descr="图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层 4"/>
                    <pic:cNvPicPr>
                      <a:picLocks noChangeAspect="1"/>
                    </pic:cNvPicPr>
                  </pic:nvPicPr>
                  <pic:blipFill>
                    <a:blip r:embed="rId8"/>
                    <a:stretch>
                      <a:fillRect/>
                    </a:stretch>
                  </pic:blipFill>
                  <pic:spPr>
                    <a:xfrm>
                      <a:off x="0" y="0"/>
                      <a:ext cx="292735" cy="294640"/>
                    </a:xfrm>
                    <a:prstGeom prst="rect">
                      <a:avLst/>
                    </a:prstGeom>
                  </pic:spPr>
                </pic:pic>
              </a:graphicData>
            </a:graphic>
          </wp:anchor>
        </w:drawing>
      </w:r>
      <w:r w:rsidRPr="009F2CD5">
        <w:rPr>
          <w:rFonts w:ascii="Times New Roman" w:eastAsia="Microsoft YaHei" w:hAnsi="Times New Roman" w:cs="Times New Roman"/>
          <w:b/>
          <w:bCs/>
          <w:sz w:val="24"/>
        </w:rPr>
        <w:t>学员基础信息</w:t>
      </w:r>
    </w:p>
    <w:p w14:paraId="24E6AC94" w14:textId="77777777" w:rsidR="004A4D26" w:rsidRPr="009F2CD5" w:rsidRDefault="004A4D26">
      <w:pPr>
        <w:rPr>
          <w:rFonts w:ascii="Times New Roman" w:hAnsi="Times New Roman" w:cs="Times New Roman"/>
          <w:sz w:val="24"/>
        </w:rPr>
      </w:pPr>
    </w:p>
    <w:p w14:paraId="24E6AC95" w14:textId="77777777" w:rsidR="004A4D26" w:rsidRPr="009F2CD5" w:rsidRDefault="000D393C">
      <w:pPr>
        <w:rPr>
          <w:rFonts w:ascii="Times New Roman" w:hAnsi="Times New Roman" w:cs="Times New Roman"/>
          <w:sz w:val="24"/>
        </w:rPr>
      </w:pPr>
      <w:r w:rsidRPr="009F2CD5">
        <w:rPr>
          <w:rFonts w:ascii="Times New Roman" w:hAnsi="Times New Roman" w:cs="Times New Roman"/>
          <w:b/>
          <w:bCs/>
          <w:sz w:val="24"/>
        </w:rPr>
        <w:t>Basic</w:t>
      </w:r>
      <w:r w:rsidRPr="009F2CD5">
        <w:rPr>
          <w:rFonts w:ascii="Times New Roman" w:hAnsi="Times New Roman" w:cs="Times New Roman"/>
          <w:sz w:val="24"/>
        </w:rPr>
        <w:t xml:space="preserve">: </w:t>
      </w:r>
      <w:r w:rsidRPr="009F2CD5">
        <w:rPr>
          <w:rFonts w:ascii="Times New Roman" w:eastAsia="Microsoft YaHei" w:hAnsi="Times New Roman" w:cs="Times New Roman"/>
          <w:sz w:val="24"/>
        </w:rPr>
        <w:t>0.0</w:t>
      </w:r>
    </w:p>
    <w:p w14:paraId="24E6AC96" w14:textId="77777777" w:rsidR="004A4D26" w:rsidRPr="009F2CD5" w:rsidRDefault="000D393C">
      <w:pPr>
        <w:rPr>
          <w:rFonts w:ascii="Times New Roman" w:hAnsi="Times New Roman" w:cs="Times New Roman"/>
          <w:sz w:val="24"/>
        </w:rPr>
      </w:pPr>
      <w:r w:rsidRPr="009F2CD5">
        <w:rPr>
          <w:rFonts w:ascii="Times New Roman" w:hAnsi="Times New Roman" w:cs="Times New Roman"/>
          <w:b/>
          <w:bCs/>
          <w:sz w:val="24"/>
        </w:rPr>
        <w:t>Goal</w:t>
      </w:r>
      <w:r w:rsidRPr="009F2CD5">
        <w:rPr>
          <w:rFonts w:ascii="Times New Roman" w:hAnsi="Times New Roman" w:cs="Times New Roman"/>
          <w:sz w:val="24"/>
        </w:rPr>
        <w:t xml:space="preserve">: </w:t>
      </w:r>
      <w:r w:rsidRPr="009F2CD5">
        <w:rPr>
          <w:rFonts w:ascii="Times New Roman" w:eastAsia="Microsoft YaHei" w:hAnsi="Times New Roman" w:cs="Times New Roman"/>
          <w:sz w:val="24"/>
        </w:rPr>
        <w:t>6.5</w:t>
      </w:r>
    </w:p>
    <w:p w14:paraId="24E6AC97" w14:textId="77777777" w:rsidR="004A4D26" w:rsidRPr="009F2CD5" w:rsidRDefault="004A4D26">
      <w:pPr>
        <w:rPr>
          <w:rFonts w:ascii="Times New Roman" w:hAnsi="Times New Roman" w:cs="Times New Roman"/>
          <w:sz w:val="24"/>
        </w:rPr>
      </w:pPr>
    </w:p>
    <w:p w14:paraId="24E6AC98" w14:textId="77777777" w:rsidR="004A4D26" w:rsidRPr="009F2CD5" w:rsidRDefault="000D393C">
      <w:pPr>
        <w:ind w:firstLineChars="200" w:firstLine="480"/>
        <w:rPr>
          <w:rFonts w:ascii="Times New Roman" w:eastAsia="Microsoft YaHei" w:hAnsi="Times New Roman" w:cs="Times New Roman"/>
          <w:b/>
          <w:bCs/>
          <w:sz w:val="24"/>
        </w:rPr>
      </w:pPr>
      <w:r w:rsidRPr="009F2CD5">
        <w:rPr>
          <w:rFonts w:ascii="Times New Roman" w:eastAsia="Microsoft YaHei" w:hAnsi="Times New Roman" w:cs="Times New Roman"/>
          <w:b/>
          <w:bCs/>
          <w:noProof/>
          <w:sz w:val="24"/>
        </w:rPr>
        <w:drawing>
          <wp:anchor distT="0" distB="0" distL="114300" distR="114300" simplePos="0" relativeHeight="251658240" behindDoc="0" locked="0" layoutInCell="1" allowOverlap="1" wp14:anchorId="24E6AD0A" wp14:editId="24E6AD0B">
            <wp:simplePos x="0" y="0"/>
            <wp:positionH relativeFrom="column">
              <wp:posOffset>125095</wp:posOffset>
            </wp:positionH>
            <wp:positionV relativeFrom="paragraph">
              <wp:posOffset>59055</wp:posOffset>
            </wp:positionV>
            <wp:extent cx="292735" cy="293370"/>
            <wp:effectExtent l="0" t="0" r="12065" b="11430"/>
            <wp:wrapNone/>
            <wp:docPr id="25" name="图片 25" descr="D:\Documents\Downloads\图层 8.png图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Documents\Downloads\图层 8.png图层 8"/>
                    <pic:cNvPicPr>
                      <a:picLocks noChangeAspect="1"/>
                    </pic:cNvPicPr>
                  </pic:nvPicPr>
                  <pic:blipFill>
                    <a:blip r:embed="rId9"/>
                    <a:srcRect/>
                    <a:stretch>
                      <a:fillRect/>
                    </a:stretch>
                  </pic:blipFill>
                  <pic:spPr>
                    <a:xfrm>
                      <a:off x="0" y="0"/>
                      <a:ext cx="292735" cy="293370"/>
                    </a:xfrm>
                    <a:prstGeom prst="rect">
                      <a:avLst/>
                    </a:prstGeom>
                  </pic:spPr>
                </pic:pic>
              </a:graphicData>
            </a:graphic>
          </wp:anchor>
        </w:drawing>
      </w:r>
      <w:r w:rsidRPr="009F2CD5">
        <w:rPr>
          <w:rFonts w:ascii="Times New Roman" w:eastAsia="Microsoft YaHei" w:hAnsi="Times New Roman" w:cs="Times New Roman"/>
          <w:b/>
          <w:bCs/>
          <w:sz w:val="24"/>
        </w:rPr>
        <w:t>写作题目</w:t>
      </w:r>
      <w:r w:rsidRPr="009F2CD5">
        <w:rPr>
          <w:rFonts w:ascii="Times New Roman" w:eastAsia="Microsoft YaHei" w:hAnsi="Times New Roman" w:cs="Times New Roman"/>
          <w:b/>
          <w:bCs/>
          <w:sz w:val="24"/>
        </w:rPr>
        <w:t xml:space="preserve"> &amp; </w:t>
      </w:r>
      <w:r w:rsidRPr="009F2CD5">
        <w:rPr>
          <w:rFonts w:ascii="Times New Roman" w:eastAsia="Microsoft YaHei" w:hAnsi="Times New Roman" w:cs="Times New Roman"/>
          <w:b/>
          <w:bCs/>
          <w:sz w:val="24"/>
        </w:rPr>
        <w:t>审题思路</w:t>
      </w:r>
    </w:p>
    <w:p w14:paraId="24E6AC99" w14:textId="77777777" w:rsidR="004A4D26" w:rsidRPr="009F2CD5" w:rsidRDefault="004A4D26">
      <w:pPr>
        <w:rPr>
          <w:rFonts w:ascii="Times New Roman" w:hAnsi="Times New Roman" w:cs="Times New Roman"/>
          <w:sz w:val="24"/>
        </w:rPr>
      </w:pPr>
    </w:p>
    <w:p w14:paraId="24E6AC9A" w14:textId="77777777" w:rsidR="004A4D26" w:rsidRPr="009F2CD5" w:rsidRDefault="000D393C">
      <w:pPr>
        <w:numPr>
          <w:ilvl w:val="0"/>
          <w:numId w:val="1"/>
        </w:numPr>
        <w:rPr>
          <w:rFonts w:ascii="Times New Roman" w:hAnsi="Times New Roman" w:cs="Times New Roman"/>
          <w:b/>
          <w:bCs/>
          <w:sz w:val="24"/>
        </w:rPr>
      </w:pPr>
      <w:r w:rsidRPr="009F2CD5">
        <w:rPr>
          <w:rFonts w:ascii="Times New Roman" w:hAnsi="Times New Roman" w:cs="Times New Roman"/>
          <w:b/>
          <w:bCs/>
          <w:sz w:val="24"/>
        </w:rPr>
        <w:t xml:space="preserve">Question </w:t>
      </w:r>
      <w:r w:rsidRPr="009F2CD5">
        <w:rPr>
          <w:rFonts w:ascii="Times New Roman" w:hAnsi="Times New Roman" w:cs="Times New Roman"/>
          <w:b/>
          <w:bCs/>
          <w:sz w:val="24"/>
        </w:rPr>
        <w:t>（写作题目）</w:t>
      </w:r>
    </w:p>
    <w:p w14:paraId="24E6AC9B" w14:textId="77777777" w:rsidR="004A4D26" w:rsidRPr="009F2CD5" w:rsidRDefault="004A4D26">
      <w:pPr>
        <w:rPr>
          <w:rFonts w:ascii="Times New Roman" w:hAnsi="Times New Roman" w:cs="Times New Roman"/>
          <w:sz w:val="24"/>
        </w:rPr>
      </w:pPr>
    </w:p>
    <w:p w14:paraId="24E6AC9C"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r w:rsidRPr="009F2CD5">
        <w:rPr>
          <w:rFonts w:ascii="Times New Roman" w:hAnsi="Times New Roman" w:cs="Times New Roman"/>
          <w:noProof/>
          <w:sz w:val="24"/>
        </w:rPr>
        <w:drawing>
          <wp:inline distT="0" distB="0" distL="0" distR="0" wp14:anchorId="24E6AD0C" wp14:editId="24E6AD0D">
            <wp:extent cx="6000750" cy="526732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6000750" cy="5267325"/>
                    </a:xfrm>
                    <a:prstGeom prst="rect">
                      <a:avLst/>
                    </a:prstGeom>
                  </pic:spPr>
                </pic:pic>
              </a:graphicData>
            </a:graphic>
          </wp:inline>
        </w:drawing>
      </w:r>
    </w:p>
    <w:p w14:paraId="24E6AC9D" w14:textId="77777777" w:rsidR="004A4D26" w:rsidRPr="009F2CD5" w:rsidRDefault="004A4D26">
      <w:pPr>
        <w:rPr>
          <w:rFonts w:ascii="Times New Roman" w:hAnsi="Times New Roman" w:cs="Times New Roman"/>
          <w:sz w:val="24"/>
        </w:rPr>
      </w:pPr>
    </w:p>
    <w:p w14:paraId="24E6AC9E" w14:textId="77777777" w:rsidR="004A4D26" w:rsidRPr="009F2CD5" w:rsidRDefault="000D393C">
      <w:pPr>
        <w:rPr>
          <w:rFonts w:ascii="Times New Roman" w:hAnsi="Times New Roman" w:cs="Times New Roman"/>
          <w:sz w:val="24"/>
        </w:rPr>
      </w:pPr>
      <w:r w:rsidRPr="009F2CD5">
        <w:rPr>
          <w:rFonts w:ascii="Times New Roman" w:eastAsia="Microsoft YaHei" w:hAnsi="Times New Roman" w:cs="Times New Roman"/>
          <w:sz w:val="24"/>
        </w:rPr>
        <w:t xml:space="preserve">The charts below show the percentage of water used for different purposes in six areas </w:t>
      </w:r>
      <w:r w:rsidRPr="009F2CD5">
        <w:rPr>
          <w:rFonts w:ascii="Times New Roman" w:eastAsia="Microsoft YaHei" w:hAnsi="Times New Roman" w:cs="Times New Roman"/>
          <w:sz w:val="24"/>
        </w:rPr>
        <w:lastRenderedPageBreak/>
        <w:t xml:space="preserve">of the </w:t>
      </w:r>
      <w:proofErr w:type="spellStart"/>
      <w:proofErr w:type="gramStart"/>
      <w:r w:rsidRPr="009F2CD5">
        <w:rPr>
          <w:rFonts w:ascii="Times New Roman" w:eastAsia="Microsoft YaHei" w:hAnsi="Times New Roman" w:cs="Times New Roman"/>
          <w:sz w:val="24"/>
        </w:rPr>
        <w:t>world.Summarise</w:t>
      </w:r>
      <w:proofErr w:type="spellEnd"/>
      <w:proofErr w:type="gramEnd"/>
      <w:r w:rsidRPr="009F2CD5">
        <w:rPr>
          <w:rFonts w:ascii="Times New Roman" w:eastAsia="Microsoft YaHei" w:hAnsi="Times New Roman" w:cs="Times New Roman"/>
          <w:sz w:val="24"/>
        </w:rPr>
        <w:t xml:space="preserve"> the information by selecting and reporting the main features, and make comparisons where relevant.</w:t>
      </w:r>
    </w:p>
    <w:p w14:paraId="24E6AC9F" w14:textId="77777777" w:rsidR="004A4D26" w:rsidRPr="009F2CD5" w:rsidRDefault="004A4D26">
      <w:pPr>
        <w:rPr>
          <w:rFonts w:ascii="Times New Roman" w:hAnsi="Times New Roman" w:cs="Times New Roman"/>
          <w:sz w:val="24"/>
        </w:rPr>
      </w:pPr>
    </w:p>
    <w:p w14:paraId="24E6ACA0" w14:textId="77777777" w:rsidR="004A4D26" w:rsidRPr="000D393C" w:rsidRDefault="000D393C">
      <w:pPr>
        <w:numPr>
          <w:ilvl w:val="0"/>
          <w:numId w:val="1"/>
        </w:numPr>
        <w:rPr>
          <w:rFonts w:ascii="Times New Roman" w:hAnsi="Times New Roman" w:cs="Times New Roman"/>
          <w:sz w:val="24"/>
        </w:rPr>
      </w:pPr>
      <w:r w:rsidRPr="009F2CD5">
        <w:rPr>
          <w:rFonts w:ascii="Times New Roman" w:hAnsi="Times New Roman" w:cs="Times New Roman"/>
          <w:b/>
          <w:bCs/>
          <w:sz w:val="24"/>
        </w:rPr>
        <w:t xml:space="preserve">Topic exploring </w:t>
      </w:r>
      <w:r w:rsidRPr="009F2CD5">
        <w:rPr>
          <w:rFonts w:ascii="Times New Roman" w:hAnsi="Times New Roman" w:cs="Times New Roman"/>
          <w:b/>
          <w:bCs/>
          <w:sz w:val="24"/>
        </w:rPr>
        <w:t>（审题思路）</w:t>
      </w:r>
    </w:p>
    <w:p w14:paraId="6ED3D675" w14:textId="77777777" w:rsidR="000D393C" w:rsidRPr="009F2CD5" w:rsidRDefault="000D393C" w:rsidP="000D393C">
      <w:pPr>
        <w:rPr>
          <w:rFonts w:ascii="Times New Roman" w:hAnsi="Times New Roman" w:cs="Times New Roman"/>
          <w:sz w:val="24"/>
        </w:rPr>
      </w:pPr>
    </w:p>
    <w:p w14:paraId="491D4065" w14:textId="77777777" w:rsidR="0096313F" w:rsidRPr="009F2CD5" w:rsidRDefault="000D393C" w:rsidP="0096313F">
      <w:pPr>
        <w:rPr>
          <w:rFonts w:ascii="Times New Roman" w:hAnsi="Times New Roman" w:cs="Times New Roman"/>
          <w:sz w:val="24"/>
        </w:rPr>
      </w:pPr>
      <w:r w:rsidRPr="009F2CD5">
        <w:rPr>
          <w:rFonts w:ascii="Times New Roman" w:hAnsi="Times New Roman" w:cs="Times New Roman"/>
          <w:sz w:val="24"/>
        </w:rPr>
        <w:t xml:space="preserve"> </w:t>
      </w:r>
      <w:r w:rsidR="0096313F" w:rsidRPr="009F2CD5">
        <w:rPr>
          <w:rFonts w:ascii="Times New Roman" w:hAnsi="Times New Roman" w:cs="Times New Roman"/>
          <w:b/>
          <w:bCs/>
          <w:sz w:val="24"/>
        </w:rPr>
        <w:t xml:space="preserve">Charts analysis table </w:t>
      </w:r>
      <w:r w:rsidR="0096313F" w:rsidRPr="009F2CD5">
        <w:rPr>
          <w:rFonts w:ascii="Times New Roman" w:hAnsi="Times New Roman" w:cs="Times New Roman"/>
          <w:b/>
          <w:bCs/>
          <w:sz w:val="24"/>
        </w:rPr>
        <w:t>（图表题审题表）</w:t>
      </w:r>
    </w:p>
    <w:tbl>
      <w:tblPr>
        <w:tblStyle w:val="TableGrid"/>
        <w:tblW w:w="5000" w:type="pct"/>
        <w:tblLook w:val="04A0" w:firstRow="1" w:lastRow="0" w:firstColumn="1" w:lastColumn="0" w:noHBand="0" w:noVBand="1"/>
      </w:tblPr>
      <w:tblGrid>
        <w:gridCol w:w="8522"/>
      </w:tblGrid>
      <w:tr w:rsidR="0096313F" w:rsidRPr="009F2CD5" w14:paraId="044DB9F8" w14:textId="77777777" w:rsidTr="00834981">
        <w:tc>
          <w:tcPr>
            <w:tcW w:w="5000" w:type="pct"/>
          </w:tcPr>
          <w:p w14:paraId="023C30B2"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How many charts/graphs are there in this task?</w:t>
            </w:r>
          </w:p>
          <w:p w14:paraId="5A24D383"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3</w:t>
            </w:r>
          </w:p>
          <w:p w14:paraId="51D320EF"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What are the types of charts/graphs?</w:t>
            </w:r>
            <w:r w:rsidRPr="009F2CD5">
              <w:rPr>
                <w:rFonts w:ascii="Times New Roman" w:eastAsia="Microsoft YaHei" w:hAnsi="Times New Roman" w:cs="Times New Roman"/>
                <w:b/>
                <w:sz w:val="24"/>
              </w:rPr>
              <w:tab/>
            </w:r>
          </w:p>
          <w:p w14:paraId="2BA34139"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 xml:space="preserve">Pie </w:t>
            </w:r>
          </w:p>
          <w:p w14:paraId="3109FDBA"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Is it static or dynamic?</w:t>
            </w:r>
            <w:r w:rsidRPr="009F2CD5">
              <w:rPr>
                <w:rFonts w:ascii="Times New Roman" w:eastAsia="Microsoft YaHei" w:hAnsi="Times New Roman" w:cs="Times New Roman"/>
                <w:b/>
                <w:sz w:val="24"/>
              </w:rPr>
              <w:tab/>
            </w:r>
          </w:p>
          <w:p w14:paraId="67579020"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 xml:space="preserve">Static </w:t>
            </w:r>
          </w:p>
          <w:p w14:paraId="25410760"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What is the rubric?</w:t>
            </w:r>
            <w:r w:rsidRPr="009F2CD5">
              <w:rPr>
                <w:rFonts w:ascii="Times New Roman" w:eastAsia="Microsoft YaHei" w:hAnsi="Times New Roman" w:cs="Times New Roman"/>
                <w:b/>
                <w:sz w:val="24"/>
              </w:rPr>
              <w:tab/>
            </w:r>
          </w:p>
          <w:p w14:paraId="4AC4A8FE"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 xml:space="preserve">The charts below show the percentage of water used for different purposes in six areas of the world. </w:t>
            </w:r>
          </w:p>
          <w:p w14:paraId="7593FE2C"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 xml:space="preserve">Is there a unit in the chart/ table? </w:t>
            </w:r>
            <w:r w:rsidRPr="009F2CD5">
              <w:rPr>
                <w:rFonts w:ascii="Times New Roman" w:eastAsia="Microsoft YaHei" w:hAnsi="Times New Roman" w:cs="Times New Roman"/>
                <w:b/>
                <w:sz w:val="24"/>
              </w:rPr>
              <w:tab/>
            </w:r>
          </w:p>
          <w:p w14:paraId="498ADF63"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yes</w:t>
            </w:r>
          </w:p>
          <w:p w14:paraId="6FA8A71D"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What is the unit in the chart/ table?</w:t>
            </w:r>
            <w:r w:rsidRPr="009F2CD5">
              <w:rPr>
                <w:rFonts w:ascii="Times New Roman" w:eastAsia="Microsoft YaHei" w:hAnsi="Times New Roman" w:cs="Times New Roman"/>
                <w:b/>
                <w:sz w:val="24"/>
              </w:rPr>
              <w:tab/>
            </w:r>
          </w:p>
          <w:p w14:paraId="341FEEAF"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 xml:space="preserve">Percent </w:t>
            </w:r>
          </w:p>
          <w:p w14:paraId="48147FD2"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 xml:space="preserve">Is there a title of the chart/ table? </w:t>
            </w:r>
            <w:r w:rsidRPr="009F2CD5">
              <w:rPr>
                <w:rFonts w:ascii="Times New Roman" w:eastAsia="Microsoft YaHei" w:hAnsi="Times New Roman" w:cs="Times New Roman"/>
                <w:b/>
                <w:sz w:val="24"/>
              </w:rPr>
              <w:tab/>
            </w:r>
          </w:p>
          <w:p w14:paraId="557889BB"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yes</w:t>
            </w:r>
          </w:p>
          <w:p w14:paraId="0C48C119"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What is the title of the chart/ table?</w:t>
            </w:r>
            <w:r w:rsidRPr="009F2CD5">
              <w:rPr>
                <w:rFonts w:ascii="Times New Roman" w:eastAsia="Microsoft YaHei" w:hAnsi="Times New Roman" w:cs="Times New Roman"/>
                <w:b/>
                <w:sz w:val="24"/>
              </w:rPr>
              <w:tab/>
            </w:r>
          </w:p>
          <w:p w14:paraId="5E24A0B7"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 xml:space="preserve">Percentage of water used for different purposes in six areas of the </w:t>
            </w:r>
            <w:proofErr w:type="gramStart"/>
            <w:r w:rsidRPr="009F2CD5">
              <w:rPr>
                <w:rFonts w:ascii="Times New Roman" w:eastAsia="Microsoft YaHei" w:hAnsi="Times New Roman" w:cs="Times New Roman"/>
                <w:sz w:val="24"/>
                <w:shd w:val="clear" w:color="auto" w:fill="FFFFFF"/>
              </w:rPr>
              <w:t>world</w:t>
            </w:r>
            <w:proofErr w:type="gramEnd"/>
          </w:p>
          <w:p w14:paraId="3E367502"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 xml:space="preserve">Is there any legend in the chart? </w:t>
            </w:r>
            <w:r w:rsidRPr="009F2CD5">
              <w:rPr>
                <w:rFonts w:ascii="Times New Roman" w:eastAsia="Microsoft YaHei" w:hAnsi="Times New Roman" w:cs="Times New Roman"/>
                <w:b/>
                <w:sz w:val="24"/>
              </w:rPr>
              <w:tab/>
            </w:r>
          </w:p>
          <w:p w14:paraId="4A33901D" w14:textId="77777777" w:rsidR="0096313F" w:rsidRPr="009F2CD5" w:rsidRDefault="0096313F" w:rsidP="00834981">
            <w:pPr>
              <w:widowControl/>
              <w:shd w:val="clear" w:color="auto" w:fill="FFFFFF"/>
              <w:snapToGrid w:val="0"/>
              <w:spacing w:line="360" w:lineRule="auto"/>
              <w:rPr>
                <w:rFonts w:ascii="Times New Roman" w:eastAsia="Microsoft YaHei" w:hAnsi="Times New Roman" w:cs="Times New Roman"/>
                <w:sz w:val="24"/>
                <w:shd w:val="clear" w:color="auto" w:fill="FFFFFF"/>
              </w:rPr>
            </w:pPr>
            <w:r w:rsidRPr="009F2CD5">
              <w:rPr>
                <w:rFonts w:ascii="Times New Roman" w:eastAsia="Microsoft YaHei" w:hAnsi="Times New Roman" w:cs="Times New Roman"/>
                <w:sz w:val="24"/>
                <w:shd w:val="clear" w:color="auto" w:fill="FFFFFF"/>
              </w:rPr>
              <w:t>yes</w:t>
            </w:r>
          </w:p>
          <w:p w14:paraId="372C7FD4" w14:textId="77777777" w:rsidR="0096313F" w:rsidRPr="009F2CD5" w:rsidRDefault="0096313F" w:rsidP="00834981">
            <w:pPr>
              <w:rPr>
                <w:rFonts w:ascii="Times New Roman" w:eastAsia="Microsoft YaHei" w:hAnsi="Times New Roman" w:cs="Times New Roman"/>
                <w:b/>
                <w:sz w:val="24"/>
              </w:rPr>
            </w:pPr>
            <w:r w:rsidRPr="009F2CD5">
              <w:rPr>
                <w:rFonts w:ascii="Times New Roman" w:eastAsia="Microsoft YaHei" w:hAnsi="Times New Roman" w:cs="Times New Roman"/>
                <w:b/>
                <w:sz w:val="24"/>
              </w:rPr>
              <w:t>11.What is the legend in the chart?</w:t>
            </w:r>
            <w:r w:rsidRPr="009F2CD5">
              <w:rPr>
                <w:rFonts w:ascii="Times New Roman" w:eastAsia="Microsoft YaHei" w:hAnsi="Times New Roman" w:cs="Times New Roman"/>
                <w:b/>
                <w:sz w:val="24"/>
              </w:rPr>
              <w:tab/>
            </w:r>
          </w:p>
          <w:p w14:paraId="4130B2F2" w14:textId="77777777" w:rsidR="0096313F" w:rsidRPr="009F2CD5" w:rsidRDefault="0096313F" w:rsidP="00834981">
            <w:pPr>
              <w:rPr>
                <w:rFonts w:ascii="Times New Roman" w:hAnsi="Times New Roman" w:cs="Times New Roman"/>
                <w:sz w:val="24"/>
              </w:rPr>
            </w:pPr>
            <w:r w:rsidRPr="009F2CD5">
              <w:rPr>
                <w:rFonts w:ascii="Times New Roman" w:eastAsia="Microsoft YaHei" w:hAnsi="Times New Roman" w:cs="Times New Roman"/>
                <w:b/>
                <w:bCs/>
                <w:sz w:val="24"/>
                <w:shd w:val="clear" w:color="auto" w:fill="FFFFFF"/>
              </w:rPr>
              <w:t>Industrial use, agricultural use, domestic use</w:t>
            </w:r>
          </w:p>
        </w:tc>
      </w:tr>
    </w:tbl>
    <w:p w14:paraId="24E6ACA1" w14:textId="34E42095" w:rsidR="004A4D26" w:rsidRPr="009F2CD5" w:rsidRDefault="004A4D26">
      <w:pPr>
        <w:rPr>
          <w:rFonts w:ascii="Times New Roman" w:hAnsi="Times New Roman" w:cs="Times New Roman"/>
          <w:sz w:val="24"/>
        </w:rPr>
      </w:pPr>
    </w:p>
    <w:p w14:paraId="24E6ACC5" w14:textId="32542A5E" w:rsidR="004A4D26" w:rsidRPr="009F2CD5" w:rsidRDefault="00360211">
      <w:pPr>
        <w:ind w:firstLineChars="200" w:firstLine="482"/>
        <w:rPr>
          <w:rFonts w:ascii="Times New Roman" w:eastAsia="Microsoft YaHei" w:hAnsi="Times New Roman" w:cs="Times New Roman"/>
          <w:sz w:val="24"/>
        </w:rPr>
      </w:pPr>
      <w:r w:rsidRPr="009F2CD5">
        <w:rPr>
          <w:rFonts w:ascii="Times New Roman" w:hAnsi="Times New Roman" w:cs="Times New Roman"/>
          <w:b/>
          <w:bCs/>
          <w:sz w:val="24"/>
        </w:rPr>
        <w:t xml:space="preserve"> </w:t>
      </w:r>
      <w:r w:rsidR="000D393C" w:rsidRPr="009F2CD5">
        <w:rPr>
          <w:rFonts w:ascii="Times New Roman" w:eastAsia="Microsoft YaHei" w:hAnsi="Times New Roman" w:cs="Times New Roman"/>
          <w:sz w:val="24"/>
        </w:rPr>
        <w:t xml:space="preserve"> </w:t>
      </w:r>
    </w:p>
    <w:p w14:paraId="24E6ACC6" w14:textId="77777777" w:rsidR="004A4D26" w:rsidRPr="009F2CD5" w:rsidRDefault="000D393C">
      <w:pPr>
        <w:ind w:firstLineChars="200" w:firstLine="480"/>
        <w:rPr>
          <w:rFonts w:ascii="Times New Roman" w:eastAsia="Microsoft YaHei" w:hAnsi="Times New Roman" w:cs="Times New Roman"/>
          <w:b/>
          <w:bCs/>
          <w:sz w:val="24"/>
        </w:rPr>
      </w:pPr>
      <w:r w:rsidRPr="009F2CD5">
        <w:rPr>
          <w:rFonts w:ascii="Times New Roman" w:eastAsia="Microsoft YaHei" w:hAnsi="Times New Roman" w:cs="Times New Roman"/>
          <w:b/>
          <w:bCs/>
          <w:noProof/>
          <w:sz w:val="24"/>
        </w:rPr>
        <w:drawing>
          <wp:anchor distT="0" distB="0" distL="114300" distR="114300" simplePos="0" relativeHeight="251662336" behindDoc="0" locked="0" layoutInCell="1" allowOverlap="1" wp14:anchorId="24E6AD0E" wp14:editId="24E6AD0F">
            <wp:simplePos x="0" y="0"/>
            <wp:positionH relativeFrom="column">
              <wp:posOffset>111125</wp:posOffset>
            </wp:positionH>
            <wp:positionV relativeFrom="paragraph">
              <wp:posOffset>50800</wp:posOffset>
            </wp:positionV>
            <wp:extent cx="292735" cy="293370"/>
            <wp:effectExtent l="0" t="0" r="12065" b="11430"/>
            <wp:wrapNone/>
            <wp:docPr id="26" name="图片 26" descr="D:\Documents\Downloads\图层 9.png图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Documents\Downloads\图层 9.png图层 9"/>
                    <pic:cNvPicPr>
                      <a:picLocks noChangeAspect="1"/>
                    </pic:cNvPicPr>
                  </pic:nvPicPr>
                  <pic:blipFill>
                    <a:blip r:embed="rId11"/>
                    <a:srcRect/>
                    <a:stretch>
                      <a:fillRect/>
                    </a:stretch>
                  </pic:blipFill>
                  <pic:spPr>
                    <a:xfrm>
                      <a:off x="0" y="0"/>
                      <a:ext cx="292735" cy="293370"/>
                    </a:xfrm>
                    <a:prstGeom prst="rect">
                      <a:avLst/>
                    </a:prstGeom>
                  </pic:spPr>
                </pic:pic>
              </a:graphicData>
            </a:graphic>
          </wp:anchor>
        </w:drawing>
      </w:r>
      <w:r w:rsidRPr="009F2CD5">
        <w:rPr>
          <w:rFonts w:ascii="Times New Roman" w:eastAsia="Microsoft YaHei" w:hAnsi="Times New Roman" w:cs="Times New Roman"/>
          <w:b/>
          <w:bCs/>
          <w:sz w:val="24"/>
        </w:rPr>
        <w:t>作文批改</w:t>
      </w:r>
    </w:p>
    <w:p w14:paraId="24E6ACC7"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p>
    <w:p w14:paraId="24E6ACC8" w14:textId="77777777" w:rsidR="004A4D26" w:rsidRPr="009F2CD5" w:rsidRDefault="000D393C">
      <w:pPr>
        <w:rPr>
          <w:rFonts w:ascii="Times New Roman" w:hAnsi="Times New Roman" w:cs="Times New Roman"/>
          <w:b/>
          <w:bCs/>
          <w:sz w:val="24"/>
        </w:rPr>
      </w:pPr>
      <w:r w:rsidRPr="009F2CD5">
        <w:rPr>
          <w:rFonts w:ascii="Times New Roman" w:hAnsi="Times New Roman" w:cs="Times New Roman"/>
          <w:b/>
          <w:bCs/>
          <w:sz w:val="24"/>
        </w:rPr>
        <w:t>Composition Analysis</w:t>
      </w:r>
      <w:r w:rsidRPr="009F2CD5">
        <w:rPr>
          <w:rFonts w:ascii="Times New Roman" w:hAnsi="Times New Roman" w:cs="Times New Roman"/>
          <w:b/>
          <w:bCs/>
          <w:sz w:val="24"/>
        </w:rPr>
        <w:t xml:space="preserve"> </w:t>
      </w:r>
      <w:r w:rsidRPr="009F2CD5">
        <w:rPr>
          <w:rFonts w:ascii="Times New Roman" w:hAnsi="Times New Roman" w:cs="Times New Roman"/>
          <w:b/>
          <w:bCs/>
          <w:sz w:val="24"/>
        </w:rPr>
        <w:t>（作文批改）</w:t>
      </w:r>
    </w:p>
    <w:p w14:paraId="24E6ACC9" w14:textId="77777777" w:rsidR="004A4D26" w:rsidRPr="009F2CD5" w:rsidRDefault="004A4D26">
      <w:pPr>
        <w:rPr>
          <w:rFonts w:ascii="Times New Roman" w:hAnsi="Times New Roman" w:cs="Times New Roman"/>
          <w:sz w:val="24"/>
        </w:rPr>
      </w:pPr>
    </w:p>
    <w:p w14:paraId="24E6ACCA" w14:textId="7F50D9C5"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r w:rsidRPr="009F2CD5">
        <w:rPr>
          <w:rFonts w:ascii="Times New Roman" w:eastAsia="Microsoft YaHei" w:hAnsi="Times New Roman" w:cs="Times New Roman"/>
          <w:sz w:val="24"/>
        </w:rPr>
        <w:t xml:space="preserve">Given are charts showing </w:t>
      </w:r>
      <w:commentRangeStart w:id="0"/>
      <w:del w:id="1" w:author="Jeona" w:date="2024-04-04T17:41:00Z">
        <w:r w:rsidRPr="009F2CD5" w:rsidDel="00BB45E5">
          <w:rPr>
            <w:rFonts w:ascii="Times New Roman" w:eastAsia="Microsoft YaHei" w:hAnsi="Times New Roman" w:cs="Times New Roman"/>
            <w:sz w:val="24"/>
          </w:rPr>
          <w:delText xml:space="preserve">what </w:delText>
        </w:r>
      </w:del>
      <w:commentRangeEnd w:id="0"/>
      <w:r w:rsidR="0041251B" w:rsidRPr="009F2CD5">
        <w:rPr>
          <w:rStyle w:val="CommentReference"/>
          <w:rFonts w:ascii="Times New Roman" w:hAnsi="Times New Roman" w:cs="Times New Roman"/>
          <w:sz w:val="24"/>
          <w:szCs w:val="24"/>
        </w:rPr>
        <w:commentReference w:id="0"/>
      </w:r>
      <w:ins w:id="2" w:author="Jeona" w:date="2024-04-04T17:41:00Z">
        <w:r w:rsidR="00BB45E5" w:rsidRPr="009F2CD5">
          <w:rPr>
            <w:rFonts w:ascii="Times New Roman" w:eastAsia="Microsoft YaHei" w:hAnsi="Times New Roman" w:cs="Times New Roman"/>
            <w:sz w:val="24"/>
          </w:rPr>
          <w:t>the</w:t>
        </w:r>
        <w:r w:rsidR="00BB45E5" w:rsidRPr="009F2CD5">
          <w:rPr>
            <w:rFonts w:ascii="Times New Roman" w:eastAsia="Microsoft YaHei" w:hAnsi="Times New Roman" w:cs="Times New Roman"/>
            <w:sz w:val="24"/>
          </w:rPr>
          <w:t xml:space="preserve"> </w:t>
        </w:r>
      </w:ins>
      <w:commentRangeStart w:id="3"/>
      <w:del w:id="4" w:author="Jeona" w:date="2024-04-04T17:41:00Z">
        <w:r w:rsidRPr="009F2CD5" w:rsidDel="00BB45E5">
          <w:rPr>
            <w:rFonts w:ascii="Times New Roman" w:eastAsia="Microsoft YaHei" w:hAnsi="Times New Roman" w:cs="Times New Roman"/>
            <w:sz w:val="24"/>
          </w:rPr>
          <w:delText xml:space="preserve">percentages </w:delText>
        </w:r>
      </w:del>
      <w:commentRangeEnd w:id="3"/>
      <w:r w:rsidR="00FF5DC5" w:rsidRPr="009F2CD5">
        <w:rPr>
          <w:rStyle w:val="CommentReference"/>
          <w:rFonts w:ascii="Times New Roman" w:hAnsi="Times New Roman" w:cs="Times New Roman"/>
          <w:sz w:val="24"/>
          <w:szCs w:val="24"/>
        </w:rPr>
        <w:commentReference w:id="3"/>
      </w:r>
      <w:ins w:id="5" w:author="Jeona" w:date="2024-04-04T17:41:00Z">
        <w:r w:rsidR="00BB45E5" w:rsidRPr="009F2CD5">
          <w:rPr>
            <w:rFonts w:ascii="Times New Roman" w:eastAsia="Microsoft YaHei" w:hAnsi="Times New Roman" w:cs="Times New Roman"/>
            <w:sz w:val="24"/>
          </w:rPr>
          <w:t>amount</w:t>
        </w:r>
        <w:r w:rsidR="00BB45E5"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 xml:space="preserve">of water consumed for various goals in six </w:t>
      </w:r>
      <w:del w:id="6" w:author="Jeona" w:date="2024-04-04T17:42:00Z">
        <w:r w:rsidRPr="009F2CD5" w:rsidDel="00BB45E5">
          <w:rPr>
            <w:rFonts w:ascii="Times New Roman" w:eastAsia="Microsoft YaHei" w:hAnsi="Times New Roman" w:cs="Times New Roman"/>
            <w:sz w:val="24"/>
          </w:rPr>
          <w:delText xml:space="preserve">ares </w:delText>
        </w:r>
      </w:del>
      <w:ins w:id="7" w:author="Jeona" w:date="2024-04-04T17:42:00Z">
        <w:r w:rsidR="00BB45E5" w:rsidRPr="009F2CD5">
          <w:rPr>
            <w:rFonts w:ascii="Times New Roman" w:eastAsia="Microsoft YaHei" w:hAnsi="Times New Roman" w:cs="Times New Roman"/>
            <w:sz w:val="24"/>
          </w:rPr>
          <w:t>regions</w:t>
        </w:r>
        <w:r w:rsidR="00BB45E5"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around the world.</w:t>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Overall, </w:t>
      </w:r>
      <w:commentRangeStart w:id="8"/>
      <w:del w:id="9" w:author="Jeona" w:date="2024-04-04T17:42:00Z">
        <w:r w:rsidRPr="009F2CD5" w:rsidDel="00BB45E5">
          <w:rPr>
            <w:rFonts w:ascii="Times New Roman" w:eastAsia="Microsoft YaHei" w:hAnsi="Times New Roman" w:cs="Times New Roman"/>
            <w:sz w:val="24"/>
          </w:rPr>
          <w:delText xml:space="preserve">it is clear that </w:delText>
        </w:r>
      </w:del>
      <w:commentRangeEnd w:id="8"/>
      <w:r w:rsidR="0008159F" w:rsidRPr="009F2CD5">
        <w:rPr>
          <w:rStyle w:val="CommentReference"/>
          <w:rFonts w:ascii="Times New Roman" w:hAnsi="Times New Roman" w:cs="Times New Roman"/>
          <w:sz w:val="24"/>
          <w:szCs w:val="24"/>
        </w:rPr>
        <w:commentReference w:id="8"/>
      </w:r>
      <w:r w:rsidRPr="009F2CD5">
        <w:rPr>
          <w:rFonts w:ascii="Times New Roman" w:eastAsia="Microsoft YaHei" w:hAnsi="Times New Roman" w:cs="Times New Roman"/>
          <w:sz w:val="24"/>
        </w:rPr>
        <w:t xml:space="preserve">the percentages of water used for agricultural </w:t>
      </w:r>
      <w:commentRangeStart w:id="10"/>
      <w:ins w:id="11" w:author="Jeona" w:date="2024-04-04T17:42:00Z">
        <w:r w:rsidR="00BB45E5" w:rsidRPr="009F2CD5">
          <w:rPr>
            <w:rFonts w:ascii="Times New Roman" w:eastAsia="Microsoft YaHei" w:hAnsi="Times New Roman" w:cs="Times New Roman"/>
            <w:sz w:val="24"/>
          </w:rPr>
          <w:t xml:space="preserve">sectors </w:t>
        </w:r>
      </w:ins>
      <w:commentRangeEnd w:id="10"/>
      <w:r w:rsidR="0008159F" w:rsidRPr="009F2CD5">
        <w:rPr>
          <w:rStyle w:val="CommentReference"/>
          <w:rFonts w:ascii="Times New Roman" w:hAnsi="Times New Roman" w:cs="Times New Roman"/>
          <w:sz w:val="24"/>
          <w:szCs w:val="24"/>
        </w:rPr>
        <w:commentReference w:id="10"/>
      </w:r>
      <w:r w:rsidRPr="009F2CD5">
        <w:rPr>
          <w:rFonts w:ascii="Times New Roman" w:eastAsia="Microsoft YaHei" w:hAnsi="Times New Roman" w:cs="Times New Roman"/>
          <w:sz w:val="24"/>
        </w:rPr>
        <w:t xml:space="preserve">are highest in South America, Africa, Central Asia and </w:t>
      </w:r>
      <w:del w:id="12" w:author="Jeona" w:date="2024-04-04T17:42:00Z">
        <w:r w:rsidRPr="009F2CD5" w:rsidDel="00BB45E5">
          <w:rPr>
            <w:rFonts w:ascii="Times New Roman" w:eastAsia="Microsoft YaHei" w:hAnsi="Times New Roman" w:cs="Times New Roman"/>
            <w:sz w:val="24"/>
          </w:rPr>
          <w:delText>South East</w:delText>
        </w:r>
      </w:del>
      <w:ins w:id="13" w:author="Jeona" w:date="2024-04-04T17:42:00Z">
        <w:r w:rsidR="00BB45E5" w:rsidRPr="009F2CD5">
          <w:rPr>
            <w:rFonts w:ascii="Times New Roman" w:eastAsia="Microsoft YaHei" w:hAnsi="Times New Roman" w:cs="Times New Roman"/>
            <w:sz w:val="24"/>
          </w:rPr>
          <w:t>Southeast</w:t>
        </w:r>
      </w:ins>
      <w:r w:rsidRPr="009F2CD5">
        <w:rPr>
          <w:rFonts w:ascii="Times New Roman" w:eastAsia="Microsoft YaHei" w:hAnsi="Times New Roman" w:cs="Times New Roman"/>
          <w:sz w:val="24"/>
        </w:rPr>
        <w:t xml:space="preserve"> Asia, while </w:t>
      </w:r>
      <w:commentRangeStart w:id="14"/>
      <w:del w:id="15" w:author="Jeona" w:date="2024-04-04T17:42:00Z">
        <w:r w:rsidRPr="009F2CD5" w:rsidDel="00BB45E5">
          <w:rPr>
            <w:rFonts w:ascii="Times New Roman" w:eastAsia="Microsoft YaHei" w:hAnsi="Times New Roman" w:cs="Times New Roman"/>
            <w:sz w:val="24"/>
          </w:rPr>
          <w:delText xml:space="preserve">that of </w:delText>
        </w:r>
      </w:del>
      <w:commentRangeEnd w:id="14"/>
      <w:r w:rsidR="00AB1F45" w:rsidRPr="009F2CD5">
        <w:rPr>
          <w:rStyle w:val="CommentReference"/>
          <w:rFonts w:ascii="Times New Roman" w:hAnsi="Times New Roman" w:cs="Times New Roman"/>
          <w:sz w:val="24"/>
          <w:szCs w:val="24"/>
        </w:rPr>
        <w:commentReference w:id="14"/>
      </w:r>
      <w:r w:rsidRPr="009F2CD5">
        <w:rPr>
          <w:rFonts w:ascii="Times New Roman" w:eastAsia="Microsoft YaHei" w:hAnsi="Times New Roman" w:cs="Times New Roman"/>
          <w:sz w:val="24"/>
        </w:rPr>
        <w:t xml:space="preserve">the consumption </w:t>
      </w:r>
      <w:ins w:id="16" w:author="Jeona" w:date="2024-04-04T17:42:00Z">
        <w:r w:rsidR="00BB45E5" w:rsidRPr="009F2CD5">
          <w:rPr>
            <w:rFonts w:ascii="Times New Roman" w:eastAsia="Microsoft YaHei" w:hAnsi="Times New Roman" w:cs="Times New Roman"/>
            <w:sz w:val="24"/>
          </w:rPr>
          <w:t xml:space="preserve">of water </w:t>
        </w:r>
      </w:ins>
      <w:r w:rsidRPr="009F2CD5">
        <w:rPr>
          <w:rFonts w:ascii="Times New Roman" w:eastAsia="Microsoft YaHei" w:hAnsi="Times New Roman" w:cs="Times New Roman"/>
          <w:sz w:val="24"/>
        </w:rPr>
        <w:t xml:space="preserve">for </w:t>
      </w:r>
      <w:commentRangeStart w:id="17"/>
      <w:del w:id="18" w:author="Jeona" w:date="2024-04-04T17:42:00Z">
        <w:r w:rsidRPr="009F2CD5" w:rsidDel="00BD0C6D">
          <w:rPr>
            <w:rFonts w:ascii="Times New Roman" w:eastAsia="Microsoft YaHei" w:hAnsi="Times New Roman" w:cs="Times New Roman"/>
            <w:sz w:val="24"/>
          </w:rPr>
          <w:delText xml:space="preserve">domestic </w:delText>
        </w:r>
      </w:del>
      <w:ins w:id="19" w:author="Jeona" w:date="2024-04-04T17:42:00Z">
        <w:r w:rsidR="00BD0C6D" w:rsidRPr="009F2CD5">
          <w:rPr>
            <w:rFonts w:ascii="Times New Roman" w:eastAsia="Microsoft YaHei" w:hAnsi="Times New Roman" w:cs="Times New Roman"/>
            <w:sz w:val="24"/>
          </w:rPr>
          <w:t>industrial</w:t>
        </w:r>
        <w:r w:rsidR="00BD0C6D" w:rsidRPr="009F2CD5">
          <w:rPr>
            <w:rFonts w:ascii="Times New Roman" w:eastAsia="Microsoft YaHei" w:hAnsi="Times New Roman" w:cs="Times New Roman"/>
            <w:sz w:val="24"/>
          </w:rPr>
          <w:t xml:space="preserve"> </w:t>
        </w:r>
      </w:ins>
      <w:del w:id="20" w:author="Jeona" w:date="2024-04-04T17:43:00Z">
        <w:r w:rsidRPr="009F2CD5" w:rsidDel="00BD0C6D">
          <w:rPr>
            <w:rFonts w:ascii="Times New Roman" w:eastAsia="Microsoft YaHei" w:hAnsi="Times New Roman" w:cs="Times New Roman"/>
            <w:sz w:val="24"/>
          </w:rPr>
          <w:delText>use are the lowest</w:delText>
        </w:r>
      </w:del>
      <w:ins w:id="21" w:author="Jeona" w:date="2024-04-04T17:43:00Z">
        <w:r w:rsidR="00BD0C6D" w:rsidRPr="009F2CD5">
          <w:rPr>
            <w:rFonts w:ascii="Times New Roman" w:eastAsia="Microsoft YaHei" w:hAnsi="Times New Roman" w:cs="Times New Roman"/>
            <w:sz w:val="24"/>
          </w:rPr>
          <w:t xml:space="preserve"> is dominant</w:t>
        </w:r>
      </w:ins>
      <w:r w:rsidRPr="009F2CD5">
        <w:rPr>
          <w:rFonts w:ascii="Times New Roman" w:eastAsia="Microsoft YaHei" w:hAnsi="Times New Roman" w:cs="Times New Roman"/>
          <w:sz w:val="24"/>
        </w:rPr>
        <w:t xml:space="preserve"> in North America</w:t>
      </w:r>
      <w:del w:id="22" w:author="Jeona" w:date="2024-04-04T17:42:00Z">
        <w:r w:rsidRPr="009F2CD5" w:rsidDel="00BB45E5">
          <w:rPr>
            <w:rFonts w:ascii="Times New Roman" w:eastAsia="Microsoft YaHei" w:hAnsi="Times New Roman" w:cs="Times New Roman"/>
            <w:sz w:val="24"/>
          </w:rPr>
          <w:delText>,</w:delText>
        </w:r>
      </w:del>
      <w:ins w:id="23" w:author="Jeona" w:date="2024-04-04T17:42:00Z">
        <w:r w:rsidR="00BB45E5" w:rsidRPr="009F2CD5">
          <w:rPr>
            <w:rFonts w:ascii="Times New Roman" w:eastAsia="Microsoft YaHei" w:hAnsi="Times New Roman" w:cs="Times New Roman"/>
            <w:sz w:val="24"/>
          </w:rPr>
          <w:t xml:space="preserve"> and</w:t>
        </w:r>
      </w:ins>
      <w:r w:rsidRPr="009F2CD5">
        <w:rPr>
          <w:rFonts w:ascii="Times New Roman" w:eastAsia="Microsoft YaHei" w:hAnsi="Times New Roman" w:cs="Times New Roman"/>
          <w:sz w:val="24"/>
        </w:rPr>
        <w:t xml:space="preserve"> Europe</w:t>
      </w:r>
      <w:del w:id="24" w:author="Jeona" w:date="2024-04-04T17:42:00Z">
        <w:r w:rsidRPr="009F2CD5" w:rsidDel="00BB45E5">
          <w:rPr>
            <w:rFonts w:ascii="Times New Roman" w:eastAsia="Microsoft YaHei" w:hAnsi="Times New Roman" w:cs="Times New Roman"/>
            <w:sz w:val="24"/>
          </w:rPr>
          <w:delText xml:space="preserve"> and Aouth East Asia, with South America, </w:delText>
        </w:r>
        <w:r w:rsidRPr="009F2CD5" w:rsidDel="00BB45E5">
          <w:rPr>
            <w:rFonts w:ascii="Times New Roman" w:eastAsia="Microsoft YaHei" w:hAnsi="Times New Roman" w:cs="Times New Roman"/>
            <w:sz w:val="24"/>
          </w:rPr>
          <w:lastRenderedPageBreak/>
          <w:delText>Africa and Central Asia use the least industrial water</w:delText>
        </w:r>
      </w:del>
      <w:commentRangeEnd w:id="17"/>
      <w:r w:rsidR="00AB1F45" w:rsidRPr="009F2CD5">
        <w:rPr>
          <w:rStyle w:val="CommentReference"/>
          <w:rFonts w:ascii="Times New Roman" w:hAnsi="Times New Roman" w:cs="Times New Roman"/>
          <w:sz w:val="24"/>
          <w:szCs w:val="24"/>
        </w:rPr>
        <w:commentReference w:id="17"/>
      </w:r>
      <w:r w:rsidRPr="009F2CD5">
        <w:rPr>
          <w:rFonts w:ascii="Times New Roman" w:eastAsia="Microsoft YaHei" w:hAnsi="Times New Roman" w:cs="Times New Roman"/>
          <w:sz w:val="24"/>
        </w:rPr>
        <w:t>.</w:t>
      </w:r>
      <w:ins w:id="25" w:author="Jeona" w:date="2024-04-04T17:43:00Z">
        <w:r w:rsidR="00BD0C6D"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Commencing with water used for industries, the </w:t>
      </w:r>
      <w:commentRangeStart w:id="26"/>
      <w:del w:id="27" w:author="Jeona" w:date="2024-04-04T17:43:00Z">
        <w:r w:rsidRPr="009F2CD5" w:rsidDel="00BD0C6D">
          <w:rPr>
            <w:rFonts w:ascii="Times New Roman" w:eastAsia="Microsoft YaHei" w:hAnsi="Times New Roman" w:cs="Times New Roman"/>
            <w:sz w:val="24"/>
          </w:rPr>
          <w:delText xml:space="preserve">consumption </w:delText>
        </w:r>
      </w:del>
      <w:commentRangeEnd w:id="26"/>
      <w:r w:rsidR="00AB1F45" w:rsidRPr="009F2CD5">
        <w:rPr>
          <w:rStyle w:val="CommentReference"/>
          <w:rFonts w:ascii="Times New Roman" w:hAnsi="Times New Roman" w:cs="Times New Roman"/>
          <w:sz w:val="24"/>
          <w:szCs w:val="24"/>
        </w:rPr>
        <w:commentReference w:id="26"/>
      </w:r>
      <w:ins w:id="28" w:author="Jeona" w:date="2024-04-04T17:43:00Z">
        <w:r w:rsidR="00BD0C6D" w:rsidRPr="009F2CD5">
          <w:rPr>
            <w:rFonts w:ascii="Times New Roman" w:eastAsia="Microsoft YaHei" w:hAnsi="Times New Roman" w:cs="Times New Roman"/>
            <w:sz w:val="24"/>
          </w:rPr>
          <w:t>proportion</w:t>
        </w:r>
        <w:r w:rsidR="00BD0C6D"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 xml:space="preserve">of it </w:t>
      </w:r>
      <w:commentRangeStart w:id="29"/>
      <w:del w:id="30" w:author="Jeona" w:date="2024-04-04T17:43:00Z">
        <w:r w:rsidRPr="009F2CD5" w:rsidDel="00BD0C6D">
          <w:rPr>
            <w:rFonts w:ascii="Times New Roman" w:eastAsia="Microsoft YaHei" w:hAnsi="Times New Roman" w:cs="Times New Roman"/>
            <w:sz w:val="24"/>
          </w:rPr>
          <w:delText>is</w:delText>
        </w:r>
      </w:del>
      <w:ins w:id="31" w:author="Jeona" w:date="2024-04-04T17:43:00Z">
        <w:r w:rsidR="00BD0C6D" w:rsidRPr="009F2CD5">
          <w:rPr>
            <w:rFonts w:ascii="Times New Roman" w:eastAsia="Microsoft YaHei" w:hAnsi="Times New Roman" w:cs="Times New Roman"/>
            <w:sz w:val="24"/>
          </w:rPr>
          <w:t>accounts for</w:t>
        </w:r>
      </w:ins>
      <w:r w:rsidRPr="009F2CD5">
        <w:rPr>
          <w:rFonts w:ascii="Times New Roman" w:eastAsia="Microsoft YaHei" w:hAnsi="Times New Roman" w:cs="Times New Roman"/>
          <w:sz w:val="24"/>
        </w:rPr>
        <w:t xml:space="preserve"> </w:t>
      </w:r>
      <w:commentRangeEnd w:id="29"/>
      <w:r w:rsidR="00AB1F45" w:rsidRPr="009F2CD5">
        <w:rPr>
          <w:rStyle w:val="CommentReference"/>
          <w:rFonts w:ascii="Times New Roman" w:hAnsi="Times New Roman" w:cs="Times New Roman"/>
          <w:sz w:val="24"/>
          <w:szCs w:val="24"/>
        </w:rPr>
        <w:commentReference w:id="29"/>
      </w:r>
      <w:del w:id="32" w:author="Jeona" w:date="2024-04-04T17:43:00Z">
        <w:r w:rsidRPr="009F2CD5" w:rsidDel="00BD0C6D">
          <w:rPr>
            <w:rFonts w:ascii="Times New Roman" w:eastAsia="Microsoft YaHei" w:hAnsi="Times New Roman" w:cs="Times New Roman"/>
            <w:sz w:val="24"/>
          </w:rPr>
          <w:delText>48%in</w:delText>
        </w:r>
      </w:del>
      <w:ins w:id="33" w:author="Jeona" w:date="2024-04-04T17:43:00Z">
        <w:r w:rsidR="00BD0C6D" w:rsidRPr="009F2CD5">
          <w:rPr>
            <w:rFonts w:ascii="Times New Roman" w:eastAsia="Microsoft YaHei" w:hAnsi="Times New Roman" w:cs="Times New Roman"/>
            <w:sz w:val="24"/>
          </w:rPr>
          <w:t>48% in</w:t>
        </w:r>
      </w:ins>
      <w:r w:rsidRPr="009F2CD5">
        <w:rPr>
          <w:rFonts w:ascii="Times New Roman" w:eastAsia="Microsoft YaHei" w:hAnsi="Times New Roman" w:cs="Times New Roman"/>
          <w:sz w:val="24"/>
        </w:rPr>
        <w:t xml:space="preserve"> </w:t>
      </w:r>
      <w:del w:id="34" w:author="Jeona" w:date="2024-04-04T17:43:00Z">
        <w:r w:rsidRPr="009F2CD5" w:rsidDel="00BD0C6D">
          <w:rPr>
            <w:rFonts w:ascii="Times New Roman" w:eastAsia="Microsoft YaHei" w:hAnsi="Times New Roman" w:cs="Times New Roman"/>
            <w:sz w:val="24"/>
          </w:rPr>
          <w:delText xml:space="preserve">Nouth </w:delText>
        </w:r>
      </w:del>
      <w:ins w:id="35" w:author="Jeona" w:date="2024-04-04T17:43:00Z">
        <w:r w:rsidR="00BD0C6D" w:rsidRPr="009F2CD5">
          <w:rPr>
            <w:rFonts w:ascii="Times New Roman" w:eastAsia="Microsoft YaHei" w:hAnsi="Times New Roman" w:cs="Times New Roman"/>
            <w:sz w:val="24"/>
          </w:rPr>
          <w:t>North</w:t>
        </w:r>
        <w:r w:rsidR="00BD0C6D"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 xml:space="preserve">America, </w:t>
      </w:r>
      <w:commentRangeStart w:id="36"/>
      <w:del w:id="37" w:author="Jeona" w:date="2024-04-04T17:44:00Z">
        <w:r w:rsidRPr="009F2CD5" w:rsidDel="00CC6667">
          <w:rPr>
            <w:rFonts w:ascii="Times New Roman" w:eastAsia="Microsoft YaHei" w:hAnsi="Times New Roman" w:cs="Times New Roman"/>
            <w:sz w:val="24"/>
          </w:rPr>
          <w:delText>a little</w:delText>
        </w:r>
      </w:del>
      <w:ins w:id="38" w:author="Jeona" w:date="2024-04-04T17:44:00Z">
        <w:r w:rsidR="00CC6667" w:rsidRPr="009F2CD5">
          <w:rPr>
            <w:rFonts w:ascii="Times New Roman" w:eastAsia="Microsoft YaHei" w:hAnsi="Times New Roman" w:cs="Times New Roman"/>
            <w:sz w:val="24"/>
          </w:rPr>
          <w:t>5%</w:t>
        </w:r>
      </w:ins>
      <w:r w:rsidRPr="009F2CD5">
        <w:rPr>
          <w:rFonts w:ascii="Times New Roman" w:eastAsia="Microsoft YaHei" w:hAnsi="Times New Roman" w:cs="Times New Roman"/>
          <w:sz w:val="24"/>
        </w:rPr>
        <w:t xml:space="preserve"> lower than that used in Europe</w:t>
      </w:r>
      <w:del w:id="39" w:author="Jeona" w:date="2024-04-04T17:44:00Z">
        <w:r w:rsidRPr="009F2CD5" w:rsidDel="00CC6667">
          <w:rPr>
            <w:rFonts w:ascii="Times New Roman" w:eastAsia="Microsoft YaHei" w:hAnsi="Times New Roman" w:cs="Times New Roman"/>
            <w:sz w:val="24"/>
          </w:rPr>
          <w:delText>,</w:delText>
        </w:r>
        <w:r w:rsidRPr="009F2CD5" w:rsidDel="00CC6667">
          <w:rPr>
            <w:rFonts w:ascii="Times New Roman" w:eastAsia="Microsoft YaHei" w:hAnsi="Times New Roman" w:cs="Times New Roman"/>
            <w:sz w:val="24"/>
          </w:rPr>
          <w:delText xml:space="preserve"> at 53%</w:delText>
        </w:r>
      </w:del>
      <w:r w:rsidRPr="009F2CD5">
        <w:rPr>
          <w:rFonts w:ascii="Times New Roman" w:eastAsia="Microsoft YaHei" w:hAnsi="Times New Roman" w:cs="Times New Roman"/>
          <w:sz w:val="24"/>
        </w:rPr>
        <w:t xml:space="preserve">. </w:t>
      </w:r>
      <w:commentRangeEnd w:id="36"/>
      <w:r w:rsidR="00AB1F45" w:rsidRPr="009F2CD5">
        <w:rPr>
          <w:rStyle w:val="CommentReference"/>
          <w:rFonts w:ascii="Times New Roman" w:hAnsi="Times New Roman" w:cs="Times New Roman"/>
          <w:sz w:val="24"/>
          <w:szCs w:val="24"/>
        </w:rPr>
        <w:commentReference w:id="36"/>
      </w:r>
      <w:commentRangeStart w:id="40"/>
      <w:del w:id="41" w:author="Jeona" w:date="2024-04-04T17:44:00Z">
        <w:r w:rsidRPr="009F2CD5" w:rsidDel="00CC6667">
          <w:rPr>
            <w:rFonts w:ascii="Times New Roman" w:eastAsia="Microsoft YaHei" w:hAnsi="Times New Roman" w:cs="Times New Roman"/>
            <w:sz w:val="24"/>
          </w:rPr>
          <w:delText>South East Asia used it for 12%, equaling that consumed in Africa and Central Asia together, at 7% and 5% separately</w:delText>
        </w:r>
      </w:del>
      <w:commentRangeEnd w:id="40"/>
      <w:r w:rsidR="00AB1F45" w:rsidRPr="009F2CD5">
        <w:rPr>
          <w:rStyle w:val="CommentReference"/>
          <w:rFonts w:ascii="Times New Roman" w:hAnsi="Times New Roman" w:cs="Times New Roman"/>
          <w:sz w:val="24"/>
          <w:szCs w:val="24"/>
        </w:rPr>
        <w:commentReference w:id="40"/>
      </w:r>
      <w:del w:id="42" w:author="Jeona" w:date="2024-04-04T17:44:00Z">
        <w:r w:rsidRPr="009F2CD5" w:rsidDel="00CC6667">
          <w:rPr>
            <w:rFonts w:ascii="Times New Roman" w:eastAsia="Microsoft YaHei" w:hAnsi="Times New Roman" w:cs="Times New Roman"/>
            <w:sz w:val="24"/>
          </w:rPr>
          <w:delText>.</w:delText>
        </w:r>
      </w:del>
      <w:ins w:id="43" w:author="Jeona" w:date="2024-04-04T17:44:00Z">
        <w:r w:rsidR="00CC6667" w:rsidRPr="009F2CD5">
          <w:rPr>
            <w:rFonts w:ascii="Times New Roman" w:eastAsia="Microsoft YaHei" w:hAnsi="Times New Roman" w:cs="Times New Roman"/>
            <w:sz w:val="24"/>
          </w:rPr>
          <w:t xml:space="preserve"> </w:t>
        </w:r>
      </w:ins>
      <w:ins w:id="44" w:author="Jeona" w:date="2024-04-04T17:54:00Z">
        <w:r w:rsidR="00AB1F45" w:rsidRPr="009F2CD5">
          <w:rPr>
            <w:rFonts w:ascii="Times New Roman" w:eastAsia="Microsoft YaHei" w:hAnsi="Times New Roman" w:cs="Times New Roman"/>
            <w:sz w:val="24"/>
          </w:rPr>
          <w:t>On the contrary</w:t>
        </w:r>
      </w:ins>
      <w:ins w:id="45" w:author="Jeona" w:date="2024-04-04T17:44:00Z">
        <w:r w:rsidR="00CC6667" w:rsidRPr="009F2CD5">
          <w:rPr>
            <w:rFonts w:ascii="Times New Roman" w:eastAsia="Microsoft YaHei" w:hAnsi="Times New Roman" w:cs="Times New Roman"/>
            <w:sz w:val="24"/>
          </w:rPr>
          <w:t>, the other regions consume under 12% of water for this se</w:t>
        </w:r>
      </w:ins>
      <w:ins w:id="46" w:author="Jeona" w:date="2024-04-04T17:45:00Z">
        <w:r w:rsidR="00CC6667" w:rsidRPr="009F2CD5">
          <w:rPr>
            <w:rFonts w:ascii="Times New Roman" w:eastAsia="Microsoft YaHei" w:hAnsi="Times New Roman" w:cs="Times New Roman"/>
            <w:sz w:val="24"/>
          </w:rPr>
          <w:t xml:space="preserve">ctor, </w:t>
        </w:r>
        <w:commentRangeStart w:id="47"/>
        <w:r w:rsidR="009D0480" w:rsidRPr="009F2CD5">
          <w:rPr>
            <w:rFonts w:ascii="Times New Roman" w:eastAsia="Microsoft YaHei" w:hAnsi="Times New Roman" w:cs="Times New Roman"/>
            <w:sz w:val="24"/>
          </w:rPr>
          <w:t>in which that in Central Asia</w:t>
        </w:r>
      </w:ins>
      <w:r w:rsidRPr="009F2CD5">
        <w:rPr>
          <w:rFonts w:ascii="Times New Roman" w:eastAsia="Microsoft YaHei" w:hAnsi="Times New Roman" w:cs="Times New Roman"/>
          <w:sz w:val="24"/>
        </w:rPr>
        <w:t xml:space="preserve"> </w:t>
      </w:r>
      <w:del w:id="48" w:author="Jeona" w:date="2024-04-04T17:45:00Z">
        <w:r w:rsidRPr="009F2CD5" w:rsidDel="009D0480">
          <w:rPr>
            <w:rFonts w:ascii="Times New Roman" w:eastAsia="Microsoft YaHei" w:hAnsi="Times New Roman" w:cs="Times New Roman"/>
            <w:sz w:val="24"/>
          </w:rPr>
          <w:delText xml:space="preserve">Ranked </w:delText>
        </w:r>
      </w:del>
      <w:ins w:id="49" w:author="Jeona" w:date="2024-04-04T17:45:00Z">
        <w:r w:rsidR="009D0480" w:rsidRPr="009F2CD5">
          <w:rPr>
            <w:rFonts w:ascii="Times New Roman" w:eastAsia="Microsoft YaHei" w:hAnsi="Times New Roman" w:cs="Times New Roman"/>
            <w:sz w:val="24"/>
          </w:rPr>
          <w:t>ranks</w:t>
        </w:r>
        <w:r w:rsidR="009D0480"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 xml:space="preserve">last </w:t>
      </w:r>
      <w:del w:id="50" w:author="Jeona" w:date="2024-04-04T17:45:00Z">
        <w:r w:rsidRPr="009F2CD5" w:rsidDel="009D0480">
          <w:rPr>
            <w:rFonts w:ascii="Times New Roman" w:eastAsia="Microsoft YaHei" w:hAnsi="Times New Roman" w:cs="Times New Roman"/>
            <w:sz w:val="24"/>
          </w:rPr>
          <w:delText>is 10% in South America</w:delText>
        </w:r>
      </w:del>
      <w:ins w:id="51" w:author="Jeona" w:date="2024-04-04T17:45:00Z">
        <w:r w:rsidR="009D0480" w:rsidRPr="009F2CD5">
          <w:rPr>
            <w:rFonts w:ascii="Times New Roman" w:eastAsia="Microsoft YaHei" w:hAnsi="Times New Roman" w:cs="Times New Roman"/>
            <w:sz w:val="24"/>
          </w:rPr>
          <w:t>at 5%</w:t>
        </w:r>
      </w:ins>
      <w:r w:rsidRPr="009F2CD5">
        <w:rPr>
          <w:rFonts w:ascii="Times New Roman" w:eastAsia="Microsoft YaHei" w:hAnsi="Times New Roman" w:cs="Times New Roman"/>
          <w:sz w:val="24"/>
        </w:rPr>
        <w:t>.</w:t>
      </w:r>
      <w:commentRangeEnd w:id="47"/>
      <w:r w:rsidR="00AB1F45" w:rsidRPr="009F2CD5">
        <w:rPr>
          <w:rStyle w:val="CommentReference"/>
          <w:rFonts w:ascii="Times New Roman" w:hAnsi="Times New Roman" w:cs="Times New Roman"/>
          <w:sz w:val="24"/>
          <w:szCs w:val="24"/>
        </w:rPr>
        <w:commentReference w:id="47"/>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With regard to </w:t>
      </w:r>
      <w:commentRangeStart w:id="52"/>
      <w:ins w:id="53" w:author="Jeona" w:date="2024-04-04T17:46:00Z">
        <w:r w:rsidR="007E5EE2" w:rsidRPr="009F2CD5">
          <w:rPr>
            <w:rFonts w:ascii="Times New Roman" w:eastAsia="Microsoft YaHei" w:hAnsi="Times New Roman" w:cs="Times New Roman"/>
            <w:sz w:val="24"/>
          </w:rPr>
          <w:t xml:space="preserve">the </w:t>
        </w:r>
      </w:ins>
      <w:r w:rsidRPr="009F2CD5">
        <w:rPr>
          <w:rFonts w:ascii="Times New Roman" w:eastAsia="Microsoft YaHei" w:hAnsi="Times New Roman" w:cs="Times New Roman"/>
          <w:sz w:val="24"/>
        </w:rPr>
        <w:t>agricultural</w:t>
      </w:r>
      <w:del w:id="54" w:author="Jeona" w:date="2024-04-04T17:45:00Z">
        <w:r w:rsidRPr="009F2CD5" w:rsidDel="007E5EE2">
          <w:rPr>
            <w:rFonts w:ascii="Times New Roman" w:eastAsia="Microsoft YaHei" w:hAnsi="Times New Roman" w:cs="Times New Roman"/>
            <w:sz w:val="24"/>
          </w:rPr>
          <w:delText>-used</w:delText>
        </w:r>
      </w:del>
      <w:r w:rsidRPr="009F2CD5">
        <w:rPr>
          <w:rFonts w:ascii="Times New Roman" w:eastAsia="Microsoft YaHei" w:hAnsi="Times New Roman" w:cs="Times New Roman"/>
          <w:sz w:val="24"/>
        </w:rPr>
        <w:t xml:space="preserve"> </w:t>
      </w:r>
      <w:del w:id="55" w:author="Jeona" w:date="2024-04-04T17:46:00Z">
        <w:r w:rsidRPr="009F2CD5" w:rsidDel="007E5EE2">
          <w:rPr>
            <w:rFonts w:ascii="Times New Roman" w:eastAsia="Microsoft YaHei" w:hAnsi="Times New Roman" w:cs="Times New Roman"/>
            <w:sz w:val="24"/>
          </w:rPr>
          <w:delText>water</w:delText>
        </w:r>
      </w:del>
      <w:ins w:id="56" w:author="Jeona" w:date="2024-04-04T17:46:00Z">
        <w:r w:rsidR="007E5EE2" w:rsidRPr="009F2CD5">
          <w:rPr>
            <w:rFonts w:ascii="Times New Roman" w:eastAsia="Microsoft YaHei" w:hAnsi="Times New Roman" w:cs="Times New Roman"/>
            <w:sz w:val="24"/>
          </w:rPr>
          <w:t xml:space="preserve"> field</w:t>
        </w:r>
      </w:ins>
      <w:r w:rsidRPr="009F2CD5">
        <w:rPr>
          <w:rFonts w:ascii="Times New Roman" w:eastAsia="Microsoft YaHei" w:hAnsi="Times New Roman" w:cs="Times New Roman"/>
          <w:sz w:val="24"/>
        </w:rPr>
        <w:t xml:space="preserve">, </w:t>
      </w:r>
      <w:ins w:id="57" w:author="Jeona" w:date="2024-04-04T17:46:00Z">
        <w:r w:rsidR="007E5EE2" w:rsidRPr="009F2CD5">
          <w:rPr>
            <w:rFonts w:ascii="Times New Roman" w:eastAsia="Microsoft YaHei" w:hAnsi="Times New Roman" w:cs="Times New Roman"/>
            <w:sz w:val="24"/>
          </w:rPr>
          <w:t xml:space="preserve">its </w:t>
        </w:r>
      </w:ins>
      <w:r w:rsidRPr="009F2CD5">
        <w:rPr>
          <w:rFonts w:ascii="Times New Roman" w:eastAsia="Microsoft YaHei" w:hAnsi="Times New Roman" w:cs="Times New Roman"/>
          <w:sz w:val="24"/>
        </w:rPr>
        <w:t xml:space="preserve">usage of </w:t>
      </w:r>
      <w:ins w:id="58" w:author="Jeona" w:date="2024-04-04T17:46:00Z">
        <w:r w:rsidR="007E5EE2" w:rsidRPr="009F2CD5">
          <w:rPr>
            <w:rFonts w:ascii="Times New Roman" w:eastAsia="Microsoft YaHei" w:hAnsi="Times New Roman" w:cs="Times New Roman"/>
            <w:sz w:val="24"/>
          </w:rPr>
          <w:t xml:space="preserve">water </w:t>
        </w:r>
      </w:ins>
      <w:del w:id="59" w:author="Jeona" w:date="2024-04-04T17:46:00Z">
        <w:r w:rsidRPr="009F2CD5" w:rsidDel="007E5EE2">
          <w:rPr>
            <w:rFonts w:ascii="Times New Roman" w:eastAsia="Microsoft YaHei" w:hAnsi="Times New Roman" w:cs="Times New Roman"/>
            <w:sz w:val="24"/>
          </w:rPr>
          <w:delText xml:space="preserve">it </w:delText>
        </w:r>
      </w:del>
      <w:ins w:id="60" w:author="Jeona" w:date="2024-04-04T17:46:00Z">
        <w:r w:rsidR="007E5EE2" w:rsidRPr="009F2CD5">
          <w:rPr>
            <w:rFonts w:ascii="Times New Roman" w:eastAsia="Microsoft YaHei" w:hAnsi="Times New Roman" w:cs="Times New Roman"/>
            <w:sz w:val="24"/>
          </w:rPr>
          <w:t xml:space="preserve">is </w:t>
        </w:r>
      </w:ins>
      <w:commentRangeEnd w:id="52"/>
      <w:ins w:id="61" w:author="Jeona" w:date="2024-04-04T17:55:00Z">
        <w:r w:rsidR="00AB1F45" w:rsidRPr="009F2CD5">
          <w:rPr>
            <w:rStyle w:val="CommentReference"/>
            <w:rFonts w:ascii="Times New Roman" w:hAnsi="Times New Roman" w:cs="Times New Roman"/>
            <w:sz w:val="24"/>
            <w:szCs w:val="24"/>
          </w:rPr>
          <w:commentReference w:id="52"/>
        </w:r>
      </w:ins>
      <w:r w:rsidRPr="009F2CD5">
        <w:rPr>
          <w:rFonts w:ascii="Times New Roman" w:eastAsia="Microsoft YaHei" w:hAnsi="Times New Roman" w:cs="Times New Roman"/>
          <w:sz w:val="24"/>
        </w:rPr>
        <w:t>nearly the same in Africa, Central Asia</w:t>
      </w:r>
      <w:ins w:id="62" w:author="Jeona" w:date="2024-04-04T17:46:00Z">
        <w:r w:rsidR="0061775E" w:rsidRPr="009F2CD5">
          <w:rPr>
            <w:rFonts w:ascii="Times New Roman" w:eastAsia="Microsoft YaHei" w:hAnsi="Times New Roman" w:cs="Times New Roman"/>
            <w:sz w:val="24"/>
          </w:rPr>
          <w:t>,</w:t>
        </w:r>
      </w:ins>
      <w:r w:rsidRPr="009F2CD5">
        <w:rPr>
          <w:rFonts w:ascii="Times New Roman" w:eastAsia="Microsoft YaHei" w:hAnsi="Times New Roman" w:cs="Times New Roman"/>
          <w:sz w:val="24"/>
        </w:rPr>
        <w:t xml:space="preserve"> </w:t>
      </w:r>
      <w:del w:id="63" w:author="Jeona" w:date="2024-04-04T17:46:00Z">
        <w:r w:rsidRPr="009F2CD5" w:rsidDel="0061775E">
          <w:rPr>
            <w:rFonts w:ascii="Times New Roman" w:eastAsia="Microsoft YaHei" w:hAnsi="Times New Roman" w:cs="Times New Roman"/>
            <w:sz w:val="24"/>
          </w:rPr>
          <w:delText>and South East</w:delText>
        </w:r>
      </w:del>
      <w:ins w:id="64" w:author="Jeona" w:date="2024-04-04T17:46:00Z">
        <w:r w:rsidR="0061775E" w:rsidRPr="009F2CD5">
          <w:rPr>
            <w:rFonts w:ascii="Times New Roman" w:eastAsia="Microsoft YaHei" w:hAnsi="Times New Roman" w:cs="Times New Roman"/>
            <w:sz w:val="24"/>
          </w:rPr>
          <w:t>Southeast</w:t>
        </w:r>
      </w:ins>
      <w:r w:rsidRPr="009F2CD5">
        <w:rPr>
          <w:rFonts w:ascii="Times New Roman" w:eastAsia="Microsoft YaHei" w:hAnsi="Times New Roman" w:cs="Times New Roman"/>
          <w:sz w:val="24"/>
        </w:rPr>
        <w:t xml:space="preserve"> Asia</w:t>
      </w:r>
      <w:commentRangeStart w:id="65"/>
      <w:r w:rsidRPr="009F2CD5">
        <w:rPr>
          <w:rFonts w:ascii="Times New Roman" w:eastAsia="Microsoft YaHei" w:hAnsi="Times New Roman" w:cs="Times New Roman"/>
          <w:sz w:val="24"/>
        </w:rPr>
        <w:t>,</w:t>
      </w:r>
      <w:ins w:id="66" w:author="Jeona" w:date="2024-04-04T17:47:00Z">
        <w:r w:rsidR="0061775E" w:rsidRPr="009F2CD5">
          <w:rPr>
            <w:rFonts w:ascii="Times New Roman" w:eastAsia="Microsoft YaHei" w:hAnsi="Times New Roman" w:cs="Times New Roman"/>
            <w:sz w:val="24"/>
          </w:rPr>
          <w:t xml:space="preserve"> and South America </w:t>
        </w:r>
      </w:ins>
      <w:del w:id="67" w:author="Jeona" w:date="2024-04-04T17:47:00Z">
        <w:r w:rsidRPr="009F2CD5" w:rsidDel="0061775E">
          <w:rPr>
            <w:rFonts w:ascii="Times New Roman" w:eastAsia="Microsoft YaHei" w:hAnsi="Times New Roman" w:cs="Times New Roman"/>
            <w:sz w:val="24"/>
          </w:rPr>
          <w:delText xml:space="preserve"> at 84%, 88% and 81%, while that in South America is 71%</w:delText>
        </w:r>
      </w:del>
      <w:ins w:id="68" w:author="Jeona" w:date="2024-04-04T17:47:00Z">
        <w:r w:rsidR="0061775E" w:rsidRPr="009F2CD5">
          <w:rPr>
            <w:rFonts w:ascii="Times New Roman" w:eastAsia="Microsoft YaHei" w:hAnsi="Times New Roman" w:cs="Times New Roman"/>
            <w:sz w:val="24"/>
          </w:rPr>
          <w:t xml:space="preserve"> with over three quarters, in which Central Asia utilizes the most for this area</w:t>
        </w:r>
      </w:ins>
      <w:ins w:id="69" w:author="Jeona" w:date="2024-04-04T17:49:00Z">
        <w:r w:rsidR="00CE5EEC" w:rsidRPr="009F2CD5">
          <w:rPr>
            <w:rFonts w:ascii="Times New Roman" w:eastAsia="Microsoft YaHei" w:hAnsi="Times New Roman" w:cs="Times New Roman"/>
            <w:sz w:val="24"/>
          </w:rPr>
          <w:t xml:space="preserve"> (88%)</w:t>
        </w:r>
      </w:ins>
      <w:del w:id="70" w:author="Jeona" w:date="2024-04-04T17:47:00Z">
        <w:r w:rsidRPr="009F2CD5" w:rsidDel="0061775E">
          <w:rPr>
            <w:rFonts w:ascii="Times New Roman" w:eastAsia="Microsoft YaHei" w:hAnsi="Times New Roman" w:cs="Times New Roman"/>
            <w:sz w:val="24"/>
          </w:rPr>
          <w:delText>,</w:delText>
        </w:r>
      </w:del>
      <w:ins w:id="71" w:author="Jeona" w:date="2024-04-04T17:47:00Z">
        <w:r w:rsidR="0061775E" w:rsidRPr="009F2CD5">
          <w:rPr>
            <w:rFonts w:ascii="Times New Roman" w:eastAsia="Microsoft YaHei" w:hAnsi="Times New Roman" w:cs="Times New Roman"/>
            <w:sz w:val="24"/>
          </w:rPr>
          <w:t>.</w:t>
        </w:r>
      </w:ins>
      <w:r w:rsidRPr="009F2CD5">
        <w:rPr>
          <w:rFonts w:ascii="Times New Roman" w:eastAsia="Microsoft YaHei" w:hAnsi="Times New Roman" w:cs="Times New Roman"/>
          <w:sz w:val="24"/>
        </w:rPr>
        <w:t xml:space="preserve"> </w:t>
      </w:r>
      <w:commentRangeEnd w:id="65"/>
      <w:r w:rsidR="00AB1F45" w:rsidRPr="009F2CD5">
        <w:rPr>
          <w:rStyle w:val="CommentReference"/>
          <w:rFonts w:ascii="Times New Roman" w:hAnsi="Times New Roman" w:cs="Times New Roman"/>
          <w:sz w:val="24"/>
          <w:szCs w:val="24"/>
        </w:rPr>
        <w:commentReference w:id="65"/>
      </w:r>
      <w:del w:id="72" w:author="Jeona" w:date="2024-04-04T17:47:00Z">
        <w:r w:rsidRPr="009F2CD5" w:rsidDel="0061775E">
          <w:rPr>
            <w:rFonts w:ascii="Times New Roman" w:eastAsia="Microsoft YaHei" w:hAnsi="Times New Roman" w:cs="Times New Roman"/>
            <w:sz w:val="24"/>
          </w:rPr>
          <w:delText xml:space="preserve">whereas </w:delText>
        </w:r>
      </w:del>
      <w:ins w:id="73" w:author="Jeona" w:date="2024-04-04T17:47:00Z">
        <w:r w:rsidR="0061775E" w:rsidRPr="009F2CD5">
          <w:rPr>
            <w:rFonts w:ascii="Times New Roman" w:eastAsia="Microsoft YaHei" w:hAnsi="Times New Roman" w:cs="Times New Roman"/>
            <w:sz w:val="24"/>
          </w:rPr>
          <w:t>In comparison,</w:t>
        </w:r>
        <w:r w:rsidR="0061775E" w:rsidRPr="009F2CD5">
          <w:rPr>
            <w:rFonts w:ascii="Times New Roman" w:eastAsia="Microsoft YaHei" w:hAnsi="Times New Roman" w:cs="Times New Roman"/>
            <w:sz w:val="24"/>
          </w:rPr>
          <w:t xml:space="preserve"> </w:t>
        </w:r>
      </w:ins>
      <w:commentRangeStart w:id="74"/>
      <w:del w:id="75" w:author="Jeona" w:date="2024-04-04T17:47:00Z">
        <w:r w:rsidRPr="009F2CD5" w:rsidDel="0061775E">
          <w:rPr>
            <w:rFonts w:ascii="Times New Roman" w:eastAsia="Microsoft YaHei" w:hAnsi="Times New Roman" w:cs="Times New Roman"/>
            <w:sz w:val="24"/>
          </w:rPr>
          <w:delText xml:space="preserve">that </w:delText>
        </w:r>
      </w:del>
      <w:commentRangeEnd w:id="74"/>
      <w:r w:rsidR="00AB1F45" w:rsidRPr="009F2CD5">
        <w:rPr>
          <w:rStyle w:val="CommentReference"/>
          <w:rFonts w:ascii="Times New Roman" w:hAnsi="Times New Roman" w:cs="Times New Roman"/>
          <w:sz w:val="24"/>
          <w:szCs w:val="24"/>
        </w:rPr>
        <w:commentReference w:id="74"/>
      </w:r>
      <w:ins w:id="76" w:author="Jeona" w:date="2024-04-04T17:47:00Z">
        <w:r w:rsidR="0061775E" w:rsidRPr="009F2CD5">
          <w:rPr>
            <w:rFonts w:ascii="Times New Roman" w:eastAsia="Microsoft YaHei" w:hAnsi="Times New Roman" w:cs="Times New Roman"/>
            <w:sz w:val="24"/>
          </w:rPr>
          <w:t>those</w:t>
        </w:r>
        <w:r w:rsidR="0061775E"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 xml:space="preserve">in North America and Europe are close, </w:t>
      </w:r>
      <w:commentRangeStart w:id="77"/>
      <w:del w:id="78" w:author="Jeona" w:date="2024-04-04T17:47:00Z">
        <w:r w:rsidRPr="009F2CD5" w:rsidDel="0061775E">
          <w:rPr>
            <w:rFonts w:ascii="Times New Roman" w:eastAsia="Microsoft YaHei" w:hAnsi="Times New Roman" w:cs="Times New Roman"/>
            <w:sz w:val="24"/>
          </w:rPr>
          <w:delText>at 39% and 32%</w:delText>
        </w:r>
      </w:del>
      <w:commentRangeEnd w:id="77"/>
      <w:r w:rsidR="00652881" w:rsidRPr="009F2CD5">
        <w:rPr>
          <w:rStyle w:val="CommentReference"/>
          <w:rFonts w:ascii="Times New Roman" w:hAnsi="Times New Roman" w:cs="Times New Roman"/>
          <w:sz w:val="24"/>
          <w:szCs w:val="24"/>
        </w:rPr>
        <w:commentReference w:id="77"/>
      </w:r>
      <w:ins w:id="79" w:author="Jeona" w:date="2024-04-04T17:47:00Z">
        <w:r w:rsidR="0061775E" w:rsidRPr="009F2CD5">
          <w:rPr>
            <w:rFonts w:ascii="Times New Roman" w:eastAsia="Microsoft YaHei" w:hAnsi="Times New Roman" w:cs="Times New Roman"/>
            <w:sz w:val="24"/>
          </w:rPr>
          <w:t>as both range over one-third</w:t>
        </w:r>
      </w:ins>
      <w:r w:rsidRPr="009F2CD5">
        <w:rPr>
          <w:rFonts w:ascii="Times New Roman" w:eastAsia="Microsoft YaHei" w:hAnsi="Times New Roman" w:cs="Times New Roman"/>
          <w:sz w:val="24"/>
        </w:rPr>
        <w:t>.</w:t>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Concerning </w:t>
      </w:r>
      <w:ins w:id="80" w:author="Jeona" w:date="2024-04-04T17:48:00Z">
        <w:r w:rsidR="00CE5EEC" w:rsidRPr="009F2CD5">
          <w:rPr>
            <w:rFonts w:ascii="Times New Roman" w:eastAsia="Microsoft YaHei" w:hAnsi="Times New Roman" w:cs="Times New Roman"/>
            <w:sz w:val="24"/>
          </w:rPr>
          <w:t xml:space="preserve">the </w:t>
        </w:r>
      </w:ins>
      <w:r w:rsidRPr="009F2CD5">
        <w:rPr>
          <w:rFonts w:ascii="Times New Roman" w:eastAsia="Microsoft YaHei" w:hAnsi="Times New Roman" w:cs="Times New Roman"/>
          <w:sz w:val="24"/>
        </w:rPr>
        <w:t xml:space="preserve">water consumed for domestic </w:t>
      </w:r>
      <w:del w:id="81" w:author="Jeona" w:date="2024-04-04T17:48:00Z">
        <w:r w:rsidRPr="009F2CD5" w:rsidDel="001A39C0">
          <w:rPr>
            <w:rFonts w:ascii="Times New Roman" w:eastAsia="Microsoft YaHei" w:hAnsi="Times New Roman" w:cs="Times New Roman"/>
            <w:sz w:val="24"/>
          </w:rPr>
          <w:delText>purpose</w:delText>
        </w:r>
      </w:del>
      <w:ins w:id="82" w:author="Jeona" w:date="2024-04-04T17:48:00Z">
        <w:r w:rsidR="001A39C0" w:rsidRPr="009F2CD5">
          <w:rPr>
            <w:rFonts w:ascii="Times New Roman" w:eastAsia="Microsoft YaHei" w:hAnsi="Times New Roman" w:cs="Times New Roman"/>
            <w:sz w:val="24"/>
          </w:rPr>
          <w:t>p</w:t>
        </w:r>
        <w:r w:rsidR="001A39C0" w:rsidRPr="009F2CD5">
          <w:rPr>
            <w:rFonts w:ascii="Times New Roman" w:eastAsia="Microsoft YaHei" w:hAnsi="Times New Roman" w:cs="Times New Roman"/>
            <w:sz w:val="24"/>
          </w:rPr>
          <w:t>urposes</w:t>
        </w:r>
      </w:ins>
      <w:r w:rsidRPr="009F2CD5">
        <w:rPr>
          <w:rFonts w:ascii="Times New Roman" w:eastAsia="Microsoft YaHei" w:hAnsi="Times New Roman" w:cs="Times New Roman"/>
          <w:sz w:val="24"/>
        </w:rPr>
        <w:t xml:space="preserve">, </w:t>
      </w:r>
      <w:commentRangeStart w:id="83"/>
      <w:del w:id="84" w:author="Jeona" w:date="2024-04-04T17:49:00Z">
        <w:r w:rsidRPr="009F2CD5" w:rsidDel="00CE5EEC">
          <w:rPr>
            <w:rFonts w:ascii="Times New Roman" w:eastAsia="Microsoft YaHei" w:hAnsi="Times New Roman" w:cs="Times New Roman"/>
            <w:sz w:val="24"/>
          </w:rPr>
          <w:delText xml:space="preserve">North America, </w:delText>
        </w:r>
      </w:del>
      <w:r w:rsidRPr="009F2CD5">
        <w:rPr>
          <w:rFonts w:ascii="Times New Roman" w:eastAsia="Microsoft YaHei" w:hAnsi="Times New Roman" w:cs="Times New Roman"/>
          <w:sz w:val="24"/>
        </w:rPr>
        <w:t>South America</w:t>
      </w:r>
      <w:ins w:id="85" w:author="Jeona" w:date="2024-04-04T17:49:00Z">
        <w:r w:rsidR="00CE5EEC" w:rsidRPr="009F2CD5">
          <w:rPr>
            <w:rFonts w:ascii="Times New Roman" w:eastAsia="Microsoft YaHei" w:hAnsi="Times New Roman" w:cs="Times New Roman"/>
            <w:sz w:val="24"/>
          </w:rPr>
          <w:t>n households</w:t>
        </w:r>
      </w:ins>
      <w:r w:rsidRPr="009F2CD5">
        <w:rPr>
          <w:rFonts w:ascii="Times New Roman" w:eastAsia="Microsoft YaHei" w:hAnsi="Times New Roman" w:cs="Times New Roman"/>
          <w:sz w:val="24"/>
        </w:rPr>
        <w:t xml:space="preserve"> </w:t>
      </w:r>
      <w:del w:id="86" w:author="Jeona" w:date="2024-04-04T17:49:00Z">
        <w:r w:rsidRPr="009F2CD5" w:rsidDel="00CE5EEC">
          <w:rPr>
            <w:rFonts w:ascii="Times New Roman" w:eastAsia="Microsoft YaHei" w:hAnsi="Times New Roman" w:cs="Times New Roman"/>
            <w:sz w:val="24"/>
          </w:rPr>
          <w:delText>and Europe used 13%,</w:delText>
        </w:r>
      </w:del>
      <w:ins w:id="87" w:author="Jeona" w:date="2024-04-04T17:49:00Z">
        <w:r w:rsidR="00CE5EEC" w:rsidRPr="009F2CD5">
          <w:rPr>
            <w:rFonts w:ascii="Times New Roman" w:eastAsia="Microsoft YaHei" w:hAnsi="Times New Roman" w:cs="Times New Roman"/>
            <w:sz w:val="24"/>
          </w:rPr>
          <w:t>take up the largest volume,</w:t>
        </w:r>
      </w:ins>
      <w:del w:id="88" w:author="Jeona" w:date="2024-04-04T17:49:00Z">
        <w:r w:rsidRPr="009F2CD5" w:rsidDel="00CE5EEC">
          <w:rPr>
            <w:rFonts w:ascii="Times New Roman" w:eastAsia="Microsoft YaHei" w:hAnsi="Times New Roman" w:cs="Times New Roman"/>
            <w:sz w:val="24"/>
          </w:rPr>
          <w:delText xml:space="preserve"> </w:delText>
        </w:r>
      </w:del>
      <w:ins w:id="89" w:author="Jeona" w:date="2024-04-04T17:49:00Z">
        <w:r w:rsidR="00CE5EEC" w:rsidRPr="009F2CD5">
          <w:rPr>
            <w:rFonts w:ascii="Times New Roman" w:eastAsia="Microsoft YaHei" w:hAnsi="Times New Roman" w:cs="Times New Roman"/>
            <w:sz w:val="24"/>
          </w:rPr>
          <w:t xml:space="preserve"> at </w:t>
        </w:r>
      </w:ins>
      <w:r w:rsidRPr="009F2CD5">
        <w:rPr>
          <w:rFonts w:ascii="Times New Roman" w:eastAsia="Microsoft YaHei" w:hAnsi="Times New Roman" w:cs="Times New Roman"/>
          <w:sz w:val="24"/>
        </w:rPr>
        <w:t>19%</w:t>
      </w:r>
      <w:ins w:id="90" w:author="Jeona" w:date="2024-04-04T17:49:00Z">
        <w:r w:rsidR="00CE5EEC" w:rsidRPr="009F2CD5">
          <w:rPr>
            <w:rFonts w:ascii="Times New Roman" w:eastAsia="Microsoft YaHei" w:hAnsi="Times New Roman" w:cs="Times New Roman"/>
            <w:sz w:val="24"/>
          </w:rPr>
          <w:t>.</w:t>
        </w:r>
      </w:ins>
      <w:r w:rsidRPr="009F2CD5">
        <w:rPr>
          <w:rFonts w:ascii="Times New Roman" w:eastAsia="Microsoft YaHei" w:hAnsi="Times New Roman" w:cs="Times New Roman"/>
          <w:sz w:val="24"/>
        </w:rPr>
        <w:t xml:space="preserve"> </w:t>
      </w:r>
      <w:del w:id="91" w:author="Jeona" w:date="2024-04-04T17:49:00Z">
        <w:r w:rsidRPr="009F2CD5" w:rsidDel="00CE5EEC">
          <w:rPr>
            <w:rFonts w:ascii="Times New Roman" w:eastAsia="Microsoft YaHei" w:hAnsi="Times New Roman" w:cs="Times New Roman"/>
            <w:sz w:val="24"/>
          </w:rPr>
          <w:delText xml:space="preserve">and </w:delText>
        </w:r>
      </w:del>
      <w:ins w:id="92" w:author="Jeona" w:date="2024-04-04T17:49:00Z">
        <w:r w:rsidR="00CE5EEC" w:rsidRPr="009F2CD5">
          <w:rPr>
            <w:rFonts w:ascii="Times New Roman" w:eastAsia="Microsoft YaHei" w:hAnsi="Times New Roman" w:cs="Times New Roman"/>
            <w:sz w:val="24"/>
          </w:rPr>
          <w:t xml:space="preserve">The rest </w:t>
        </w:r>
      </w:ins>
      <w:ins w:id="93" w:author="Jeona" w:date="2024-04-04T17:50:00Z">
        <w:r w:rsidR="000F44ED" w:rsidRPr="009F2CD5">
          <w:rPr>
            <w:rFonts w:ascii="Times New Roman" w:eastAsia="Microsoft YaHei" w:hAnsi="Times New Roman" w:cs="Times New Roman"/>
            <w:sz w:val="24"/>
          </w:rPr>
          <w:t>does not exceed</w:t>
        </w:r>
      </w:ins>
      <w:ins w:id="94" w:author="Jeona" w:date="2024-04-04T17:49:00Z">
        <w:r w:rsidR="00CE5EEC" w:rsidRPr="009F2CD5">
          <w:rPr>
            <w:rFonts w:ascii="Times New Roman" w:eastAsia="Microsoft YaHei" w:hAnsi="Times New Roman" w:cs="Times New Roman"/>
            <w:sz w:val="24"/>
          </w:rPr>
          <w:t xml:space="preserve"> </w:t>
        </w:r>
      </w:ins>
      <w:r w:rsidRPr="009F2CD5">
        <w:rPr>
          <w:rFonts w:ascii="Times New Roman" w:eastAsia="Microsoft YaHei" w:hAnsi="Times New Roman" w:cs="Times New Roman"/>
          <w:sz w:val="24"/>
        </w:rPr>
        <w:t xml:space="preserve">15% </w:t>
      </w:r>
      <w:del w:id="95" w:author="Jeona" w:date="2024-04-04T17:50:00Z">
        <w:r w:rsidRPr="009F2CD5" w:rsidDel="000F44ED">
          <w:rPr>
            <w:rFonts w:ascii="Times New Roman" w:eastAsia="Microsoft YaHei" w:hAnsi="Times New Roman" w:cs="Times New Roman"/>
            <w:sz w:val="24"/>
          </w:rPr>
          <w:delText>of it respectively</w:delText>
        </w:r>
      </w:del>
      <w:commentRangeEnd w:id="83"/>
      <w:r w:rsidR="00652881" w:rsidRPr="009F2CD5">
        <w:rPr>
          <w:rStyle w:val="CommentReference"/>
          <w:rFonts w:ascii="Times New Roman" w:hAnsi="Times New Roman" w:cs="Times New Roman"/>
          <w:sz w:val="24"/>
          <w:szCs w:val="24"/>
        </w:rPr>
        <w:commentReference w:id="83"/>
      </w:r>
      <w:del w:id="96" w:author="Jeona" w:date="2024-04-04T17:50:00Z">
        <w:r w:rsidRPr="009F2CD5" w:rsidDel="000F44ED">
          <w:rPr>
            <w:rFonts w:ascii="Times New Roman" w:eastAsia="Microsoft YaHei" w:hAnsi="Times New Roman" w:cs="Times New Roman"/>
            <w:sz w:val="24"/>
          </w:rPr>
          <w:delText xml:space="preserve">, </w:delText>
        </w:r>
        <w:commentRangeStart w:id="97"/>
        <w:r w:rsidRPr="009F2CD5" w:rsidDel="000F44ED">
          <w:rPr>
            <w:rFonts w:ascii="Times New Roman" w:eastAsia="Microsoft YaHei" w:hAnsi="Times New Roman" w:cs="Times New Roman"/>
            <w:sz w:val="24"/>
          </w:rPr>
          <w:delText>as opposed to 9%, 7% and 7% consumed in Africa,</w:delText>
        </w:r>
      </w:del>
      <w:ins w:id="98" w:author="Jeona" w:date="2024-04-04T17:50:00Z">
        <w:r w:rsidR="000F44ED" w:rsidRPr="009F2CD5">
          <w:rPr>
            <w:rFonts w:ascii="Times New Roman" w:eastAsia="Microsoft YaHei" w:hAnsi="Times New Roman" w:cs="Times New Roman"/>
            <w:sz w:val="24"/>
          </w:rPr>
          <w:t xml:space="preserve"> </w:t>
        </w:r>
      </w:ins>
      <w:commentRangeEnd w:id="97"/>
      <w:ins w:id="99" w:author="Jeona" w:date="2024-04-04T17:57:00Z">
        <w:r w:rsidR="00652881" w:rsidRPr="009F2CD5">
          <w:rPr>
            <w:rStyle w:val="CommentReference"/>
            <w:rFonts w:ascii="Times New Roman" w:hAnsi="Times New Roman" w:cs="Times New Roman"/>
            <w:sz w:val="24"/>
            <w:szCs w:val="24"/>
          </w:rPr>
          <w:commentReference w:id="97"/>
        </w:r>
      </w:ins>
      <w:ins w:id="100" w:author="Jeona" w:date="2024-04-04T17:50:00Z">
        <w:r w:rsidR="000F44ED" w:rsidRPr="009F2CD5">
          <w:rPr>
            <w:rFonts w:ascii="Times New Roman" w:eastAsia="Microsoft YaHei" w:hAnsi="Times New Roman" w:cs="Times New Roman"/>
            <w:sz w:val="24"/>
          </w:rPr>
          <w:t>wherein only 7% of this is used by families in</w:t>
        </w:r>
      </w:ins>
      <w:r w:rsidRPr="009F2CD5">
        <w:rPr>
          <w:rFonts w:ascii="Times New Roman" w:eastAsia="Microsoft YaHei" w:hAnsi="Times New Roman" w:cs="Times New Roman"/>
          <w:sz w:val="24"/>
        </w:rPr>
        <w:t xml:space="preserve"> Central Asia and </w:t>
      </w:r>
      <w:del w:id="101" w:author="Jeona" w:date="2024-04-04T17:48:00Z">
        <w:r w:rsidRPr="009F2CD5" w:rsidDel="00575DF3">
          <w:rPr>
            <w:rFonts w:ascii="Times New Roman" w:eastAsia="Microsoft YaHei" w:hAnsi="Times New Roman" w:cs="Times New Roman"/>
            <w:sz w:val="24"/>
          </w:rPr>
          <w:delText>South East</w:delText>
        </w:r>
      </w:del>
      <w:ins w:id="102" w:author="Jeona" w:date="2024-04-04T17:48:00Z">
        <w:r w:rsidR="00575DF3" w:rsidRPr="009F2CD5">
          <w:rPr>
            <w:rFonts w:ascii="Times New Roman" w:eastAsia="Microsoft YaHei" w:hAnsi="Times New Roman" w:cs="Times New Roman"/>
            <w:sz w:val="24"/>
          </w:rPr>
          <w:t>Southeast</w:t>
        </w:r>
      </w:ins>
      <w:r w:rsidRPr="009F2CD5">
        <w:rPr>
          <w:rFonts w:ascii="Times New Roman" w:eastAsia="Microsoft YaHei" w:hAnsi="Times New Roman" w:cs="Times New Roman"/>
          <w:sz w:val="24"/>
        </w:rPr>
        <w:t xml:space="preserve"> Asia</w:t>
      </w:r>
      <w:ins w:id="103" w:author="Jeona" w:date="2024-04-04T17:57:00Z">
        <w:r w:rsidR="00153F75" w:rsidRPr="009F2CD5">
          <w:rPr>
            <w:rFonts w:ascii="Times New Roman" w:eastAsia="Microsoft YaHei" w:hAnsi="Times New Roman" w:cs="Times New Roman"/>
            <w:sz w:val="24"/>
          </w:rPr>
          <w:t xml:space="preserve"> </w:t>
        </w:r>
        <w:commentRangeStart w:id="104"/>
        <w:r w:rsidR="00153F75" w:rsidRPr="009F2CD5">
          <w:rPr>
            <w:rFonts w:ascii="Times New Roman" w:eastAsia="Microsoft YaHei" w:hAnsi="Times New Roman" w:cs="Times New Roman"/>
            <w:sz w:val="24"/>
          </w:rPr>
          <w:t>each</w:t>
        </w:r>
      </w:ins>
      <w:commentRangeEnd w:id="104"/>
      <w:ins w:id="105" w:author="Jeona" w:date="2024-04-04T17:58:00Z">
        <w:r w:rsidR="00153F75" w:rsidRPr="009F2CD5">
          <w:rPr>
            <w:rStyle w:val="CommentReference"/>
            <w:rFonts w:ascii="Times New Roman" w:hAnsi="Times New Roman" w:cs="Times New Roman"/>
            <w:sz w:val="24"/>
            <w:szCs w:val="24"/>
          </w:rPr>
          <w:commentReference w:id="104"/>
        </w:r>
      </w:ins>
      <w:r w:rsidRPr="009F2CD5">
        <w:rPr>
          <w:rFonts w:ascii="Times New Roman" w:eastAsia="Microsoft YaHei" w:hAnsi="Times New Roman" w:cs="Times New Roman"/>
          <w:sz w:val="24"/>
        </w:rPr>
        <w:t>.</w:t>
      </w:r>
      <w:r w:rsidRPr="009F2CD5">
        <w:rPr>
          <w:rFonts w:ascii="Times New Roman" w:eastAsia="Microsoft YaHei" w:hAnsi="Times New Roman" w:cs="Times New Roman"/>
          <w:sz w:val="24"/>
        </w:rPr>
        <w:cr/>
      </w:r>
    </w:p>
    <w:p w14:paraId="24E6ACCB" w14:textId="77777777" w:rsidR="004A4D26" w:rsidRPr="009F2CD5" w:rsidRDefault="004A4D26">
      <w:pPr>
        <w:rPr>
          <w:rFonts w:ascii="Times New Roman" w:hAnsi="Times New Roman" w:cs="Times New Roman"/>
          <w:sz w:val="24"/>
        </w:rPr>
      </w:pPr>
    </w:p>
    <w:p w14:paraId="24E6ACCC" w14:textId="29E67BAF" w:rsidR="004A4D26" w:rsidRPr="009F2CD5" w:rsidRDefault="000D393C">
      <w:pPr>
        <w:rPr>
          <w:rFonts w:ascii="Times New Roman" w:hAnsi="Times New Roman" w:cs="Times New Roman"/>
          <w:sz w:val="24"/>
        </w:rPr>
      </w:pPr>
      <w:r w:rsidRPr="009F2CD5">
        <w:rPr>
          <w:rFonts w:ascii="Times New Roman" w:hAnsi="Times New Roman" w:cs="Times New Roman"/>
          <w:b/>
          <w:bCs/>
          <w:sz w:val="24"/>
        </w:rPr>
        <w:t xml:space="preserve">Word count: </w:t>
      </w:r>
      <w:r w:rsidR="00360211" w:rsidRPr="009F2CD5">
        <w:rPr>
          <w:rFonts w:ascii="Times New Roman" w:hAnsi="Times New Roman" w:cs="Times New Roman"/>
          <w:b/>
          <w:bCs/>
          <w:sz w:val="24"/>
        </w:rPr>
        <w:t>205</w:t>
      </w:r>
    </w:p>
    <w:p w14:paraId="24E6ACCD"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p>
    <w:p w14:paraId="24E6ACCE" w14:textId="77777777" w:rsidR="004A4D26" w:rsidRPr="009F2CD5" w:rsidRDefault="000D393C">
      <w:pPr>
        <w:ind w:firstLineChars="200" w:firstLine="480"/>
        <w:rPr>
          <w:rFonts w:ascii="Times New Roman" w:eastAsia="Microsoft YaHei" w:hAnsi="Times New Roman" w:cs="Times New Roman"/>
          <w:b/>
          <w:bCs/>
          <w:sz w:val="24"/>
        </w:rPr>
      </w:pPr>
      <w:r w:rsidRPr="009F2CD5">
        <w:rPr>
          <w:rFonts w:ascii="Times New Roman" w:eastAsia="Microsoft YaHei" w:hAnsi="Times New Roman" w:cs="Times New Roman"/>
          <w:b/>
          <w:bCs/>
          <w:noProof/>
          <w:sz w:val="24"/>
        </w:rPr>
        <w:drawing>
          <wp:anchor distT="0" distB="0" distL="114300" distR="114300" simplePos="0" relativeHeight="251666432" behindDoc="0" locked="0" layoutInCell="1" allowOverlap="1" wp14:anchorId="24E6AD10" wp14:editId="24E6AD11">
            <wp:simplePos x="0" y="0"/>
            <wp:positionH relativeFrom="column">
              <wp:posOffset>117475</wp:posOffset>
            </wp:positionH>
            <wp:positionV relativeFrom="paragraph">
              <wp:posOffset>61595</wp:posOffset>
            </wp:positionV>
            <wp:extent cx="292735" cy="293370"/>
            <wp:effectExtent l="0" t="0" r="12065" b="11430"/>
            <wp:wrapNone/>
            <wp:docPr id="30" name="图片 30" descr="D:\Documents\Downloads\图层3.png图层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Documents\Downloads\图层3.png图层3"/>
                    <pic:cNvPicPr>
                      <a:picLocks noChangeAspect="1"/>
                    </pic:cNvPicPr>
                  </pic:nvPicPr>
                  <pic:blipFill>
                    <a:blip r:embed="rId16"/>
                    <a:srcRect/>
                    <a:stretch>
                      <a:fillRect/>
                    </a:stretch>
                  </pic:blipFill>
                  <pic:spPr>
                    <a:xfrm>
                      <a:off x="0" y="0"/>
                      <a:ext cx="292735" cy="293370"/>
                    </a:xfrm>
                    <a:prstGeom prst="rect">
                      <a:avLst/>
                    </a:prstGeom>
                  </pic:spPr>
                </pic:pic>
              </a:graphicData>
            </a:graphic>
          </wp:anchor>
        </w:drawing>
      </w:r>
      <w:r w:rsidRPr="009F2CD5">
        <w:rPr>
          <w:rFonts w:ascii="Times New Roman" w:eastAsia="Microsoft YaHei" w:hAnsi="Times New Roman" w:cs="Times New Roman"/>
          <w:b/>
          <w:bCs/>
          <w:sz w:val="24"/>
        </w:rPr>
        <w:t>作文评分</w:t>
      </w:r>
    </w:p>
    <w:p w14:paraId="24E6ACCF" w14:textId="77777777" w:rsidR="004A4D26" w:rsidRPr="009F2CD5" w:rsidRDefault="004A4D26">
      <w:pPr>
        <w:rPr>
          <w:rFonts w:ascii="Times New Roman" w:hAnsi="Times New Roman" w:cs="Times New Roman"/>
          <w:sz w:val="24"/>
        </w:rPr>
      </w:pPr>
    </w:p>
    <w:p w14:paraId="24E6ACD0" w14:textId="77777777" w:rsidR="004A4D26" w:rsidRPr="009F2CD5" w:rsidRDefault="000D393C">
      <w:pPr>
        <w:numPr>
          <w:ilvl w:val="0"/>
          <w:numId w:val="2"/>
        </w:numPr>
        <w:jc w:val="left"/>
        <w:rPr>
          <w:rFonts w:ascii="Times New Roman" w:eastAsia="SimSun" w:hAnsi="Times New Roman" w:cs="Times New Roman"/>
          <w:sz w:val="24"/>
        </w:rPr>
      </w:pPr>
      <w:r w:rsidRPr="009F2CD5">
        <w:rPr>
          <w:rFonts w:ascii="Times New Roman" w:eastAsia="SimSun" w:hAnsi="Times New Roman" w:cs="Times New Roman"/>
          <w:sz w:val="24"/>
        </w:rPr>
        <w:t>了解雅思考</w:t>
      </w:r>
      <w:r w:rsidRPr="009F2CD5">
        <w:rPr>
          <w:rFonts w:ascii="Times New Roman" w:eastAsia="SimSun" w:hAnsi="Times New Roman" w:cs="Times New Roman"/>
          <w:sz w:val="24"/>
        </w:rPr>
        <w:t>官如何给作文评</w:t>
      </w:r>
      <w:r w:rsidRPr="009F2CD5">
        <w:rPr>
          <w:rFonts w:ascii="Times New Roman" w:eastAsia="SimSun" w:hAnsi="Times New Roman" w:cs="Times New Roman"/>
          <w:sz w:val="24"/>
        </w:rPr>
        <w:t>分</w:t>
      </w:r>
      <w:r w:rsidRPr="009F2CD5">
        <w:rPr>
          <w:rFonts w:ascii="Times New Roman" w:eastAsia="SimSun" w:hAnsi="Times New Roman" w:cs="Times New Roman"/>
          <w:sz w:val="24"/>
        </w:rPr>
        <w:t>：</w:t>
      </w:r>
      <w:hyperlink r:id="rId17" w:history="1">
        <w:r w:rsidRPr="009F2CD5">
          <w:rPr>
            <w:rStyle w:val="Hyperlink"/>
            <w:rFonts w:ascii="Times New Roman" w:eastAsia="SimSun" w:hAnsi="Times New Roman" w:cs="Times New Roman"/>
            <w:sz w:val="24"/>
          </w:rPr>
          <w:t>可以按住</w:t>
        </w:r>
        <w:r w:rsidRPr="009F2CD5">
          <w:rPr>
            <w:rStyle w:val="Hyperlink"/>
            <w:rFonts w:ascii="Times New Roman" w:eastAsia="SimSun" w:hAnsi="Times New Roman" w:cs="Times New Roman"/>
            <w:sz w:val="24"/>
          </w:rPr>
          <w:t>CTRL</w:t>
        </w:r>
        <w:r w:rsidRPr="009F2CD5">
          <w:rPr>
            <w:rStyle w:val="Hyperlink"/>
            <w:rFonts w:ascii="Times New Roman" w:eastAsia="SimSun" w:hAnsi="Times New Roman" w:cs="Times New Roman"/>
            <w:sz w:val="24"/>
          </w:rPr>
          <w:t>键点这里了解</w:t>
        </w:r>
      </w:hyperlink>
      <w:r w:rsidRPr="009F2CD5">
        <w:rPr>
          <w:rFonts w:ascii="Times New Roman" w:eastAsia="SimSun" w:hAnsi="Times New Roman" w:cs="Times New Roman"/>
          <w:sz w:val="24"/>
        </w:rPr>
        <w:t xml:space="preserve"> </w:t>
      </w:r>
    </w:p>
    <w:p w14:paraId="24E6ACD1" w14:textId="77777777" w:rsidR="004A4D26" w:rsidRPr="009F2CD5" w:rsidRDefault="004A4D26">
      <w:pPr>
        <w:jc w:val="left"/>
        <w:rPr>
          <w:rFonts w:ascii="Times New Roman" w:eastAsia="SimSun" w:hAnsi="Times New Roman" w:cs="Times New Roman"/>
          <w:sz w:val="24"/>
        </w:rPr>
      </w:pPr>
    </w:p>
    <w:p w14:paraId="24E6ACD2" w14:textId="77777777" w:rsidR="004A4D26" w:rsidRPr="009F2CD5" w:rsidRDefault="000D393C">
      <w:pPr>
        <w:numPr>
          <w:ilvl w:val="0"/>
          <w:numId w:val="2"/>
        </w:numPr>
        <w:jc w:val="left"/>
        <w:rPr>
          <w:rFonts w:ascii="Times New Roman" w:eastAsia="SimSun" w:hAnsi="Times New Roman" w:cs="Times New Roman"/>
          <w:sz w:val="24"/>
          <w:u w:val="single"/>
        </w:rPr>
      </w:pPr>
      <w:r w:rsidRPr="009F2CD5">
        <w:rPr>
          <w:rFonts w:ascii="Times New Roman" w:eastAsia="SimSun" w:hAnsi="Times New Roman" w:cs="Times New Roman"/>
          <w:sz w:val="24"/>
        </w:rPr>
        <w:t>如果</w:t>
      </w:r>
      <w:r w:rsidRPr="009F2CD5">
        <w:rPr>
          <w:rFonts w:ascii="Times New Roman" w:eastAsia="SimSun" w:hAnsi="Times New Roman" w:cs="Times New Roman"/>
          <w:sz w:val="24"/>
        </w:rPr>
        <w:t>想扫掉关于作文估分的几个地雷</w:t>
      </w:r>
      <w:r w:rsidRPr="009F2CD5">
        <w:rPr>
          <w:rFonts w:ascii="Times New Roman" w:eastAsia="SimSun" w:hAnsi="Times New Roman" w:cs="Times New Roman"/>
          <w:sz w:val="24"/>
        </w:rPr>
        <w:t>：</w:t>
      </w:r>
      <w:hyperlink r:id="rId18" w:history="1">
        <w:r w:rsidRPr="009F2CD5">
          <w:rPr>
            <w:rStyle w:val="Hyperlink"/>
            <w:rFonts w:ascii="Times New Roman" w:eastAsia="SimSun" w:hAnsi="Times New Roman" w:cs="Times New Roman"/>
            <w:sz w:val="24"/>
          </w:rPr>
          <w:t>可以按住</w:t>
        </w:r>
        <w:r w:rsidRPr="009F2CD5">
          <w:rPr>
            <w:rStyle w:val="Hyperlink"/>
            <w:rFonts w:ascii="Times New Roman" w:eastAsia="SimSun" w:hAnsi="Times New Roman" w:cs="Times New Roman"/>
            <w:sz w:val="24"/>
          </w:rPr>
          <w:t>CTRL</w:t>
        </w:r>
        <w:r w:rsidRPr="009F2CD5">
          <w:rPr>
            <w:rStyle w:val="Hyperlink"/>
            <w:rFonts w:ascii="Times New Roman" w:eastAsia="SimSun" w:hAnsi="Times New Roman" w:cs="Times New Roman"/>
            <w:sz w:val="24"/>
          </w:rPr>
          <w:t>键点这里了解</w:t>
        </w:r>
      </w:hyperlink>
    </w:p>
    <w:p w14:paraId="24E6ACD3" w14:textId="77777777" w:rsidR="004A4D26" w:rsidRPr="009F2CD5" w:rsidRDefault="000D393C">
      <w:pPr>
        <w:pStyle w:val="NormalWeb"/>
        <w:shd w:val="clear" w:color="auto" w:fill="FFFFFF"/>
        <w:snapToGrid w:val="0"/>
        <w:spacing w:beforeAutospacing="0" w:afterAutospacing="0" w:line="360" w:lineRule="auto"/>
        <w:rPr>
          <w:rFonts w:ascii="Times New Roman" w:eastAsia="Microsoft YaHei" w:hAnsi="Times New Roman"/>
          <w:kern w:val="2"/>
        </w:rPr>
      </w:pPr>
      <w:r w:rsidRPr="009F2CD5">
        <w:rPr>
          <w:rFonts w:ascii="Times New Roman" w:eastAsia="Microsoft YaHei" w:hAnsi="Times New Roman"/>
          <w:kern w:val="2"/>
        </w:rPr>
        <w:t xml:space="preserve"> </w:t>
      </w:r>
    </w:p>
    <w:p w14:paraId="24E6ACD4" w14:textId="77777777" w:rsidR="004A4D26" w:rsidRPr="009F2CD5" w:rsidRDefault="000D393C">
      <w:pPr>
        <w:pStyle w:val="NormalWeb"/>
        <w:shd w:val="clear" w:color="auto" w:fill="FFFFFF"/>
        <w:snapToGrid w:val="0"/>
        <w:spacing w:beforeAutospacing="0" w:afterAutospacing="0" w:line="360" w:lineRule="auto"/>
        <w:rPr>
          <w:rFonts w:ascii="Times New Roman" w:hAnsi="Times New Roman"/>
          <w:b/>
          <w:bCs/>
          <w:kern w:val="2"/>
        </w:rPr>
      </w:pPr>
      <w:r w:rsidRPr="009F2CD5">
        <w:rPr>
          <w:rFonts w:ascii="Times New Roman" w:hAnsi="Times New Roman"/>
          <w:b/>
          <w:bCs/>
          <w:kern w:val="2"/>
        </w:rPr>
        <w:t>具体评分：</w:t>
      </w:r>
    </w:p>
    <w:tbl>
      <w:tblPr>
        <w:tblStyle w:val="TableGrid"/>
        <w:tblW w:w="5000" w:type="pct"/>
        <w:tblLook w:val="04A0" w:firstRow="1" w:lastRow="0" w:firstColumn="1" w:lastColumn="0" w:noHBand="0" w:noVBand="1"/>
      </w:tblPr>
      <w:tblGrid>
        <w:gridCol w:w="2014"/>
        <w:gridCol w:w="960"/>
        <w:gridCol w:w="5548"/>
      </w:tblGrid>
      <w:tr w:rsidR="004A4D26" w:rsidRPr="009F2CD5" w14:paraId="24E6ACD8" w14:textId="77777777" w:rsidTr="00D753D4">
        <w:trPr>
          <w:trHeight w:val="1484"/>
        </w:trPr>
        <w:tc>
          <w:tcPr>
            <w:tcW w:w="11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924"/>
            <w:vAlign w:val="center"/>
          </w:tcPr>
          <w:p w14:paraId="24E6ACD5" w14:textId="77777777" w:rsidR="004A4D26" w:rsidRPr="009F2CD5" w:rsidRDefault="000D393C">
            <w:pPr>
              <w:pStyle w:val="NormalWeb"/>
              <w:snapToGrid w:val="0"/>
              <w:spacing w:beforeAutospacing="0" w:afterAutospacing="0" w:line="360" w:lineRule="auto"/>
              <w:jc w:val="center"/>
              <w:rPr>
                <w:rFonts w:ascii="Times New Roman" w:eastAsia="Microsoft YaHei" w:hAnsi="Times New Roman" w:cs="Times New Roman"/>
                <w:b/>
                <w:color w:val="FFFFFF" w:themeColor="background1"/>
              </w:rPr>
            </w:pPr>
            <w:r w:rsidRPr="009F2CD5">
              <w:rPr>
                <w:rFonts w:ascii="Times New Roman" w:eastAsia="Microsoft YaHei" w:hAnsi="Times New Roman" w:cs="Times New Roman"/>
                <w:b/>
                <w:color w:val="FFFFFF" w:themeColor="background1"/>
              </w:rPr>
              <w:t>Scoring Criteria</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924"/>
            <w:vAlign w:val="center"/>
          </w:tcPr>
          <w:p w14:paraId="24E6ACD6" w14:textId="77777777" w:rsidR="004A4D26" w:rsidRPr="009F2CD5" w:rsidRDefault="000D393C">
            <w:pPr>
              <w:pStyle w:val="NormalWeb"/>
              <w:snapToGrid w:val="0"/>
              <w:spacing w:beforeAutospacing="0" w:afterAutospacing="0" w:line="360" w:lineRule="auto"/>
              <w:jc w:val="center"/>
              <w:rPr>
                <w:rFonts w:ascii="Times New Roman" w:eastAsia="Microsoft YaHei" w:hAnsi="Times New Roman" w:cs="Times New Roman"/>
                <w:b/>
                <w:color w:val="FFFFFF" w:themeColor="background1"/>
              </w:rPr>
            </w:pPr>
            <w:r w:rsidRPr="009F2CD5">
              <w:rPr>
                <w:rFonts w:ascii="Times New Roman" w:eastAsia="Microsoft YaHei" w:hAnsi="Times New Roman" w:cs="Times New Roman"/>
                <w:b/>
                <w:color w:val="FFFFFF" w:themeColor="background1"/>
              </w:rPr>
              <w:t>Score</w:t>
            </w:r>
          </w:p>
        </w:tc>
        <w:tc>
          <w:tcPr>
            <w:tcW w:w="32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924"/>
            <w:vAlign w:val="center"/>
          </w:tcPr>
          <w:p w14:paraId="24E6ACD7" w14:textId="77777777" w:rsidR="004A4D26" w:rsidRPr="009F2CD5" w:rsidRDefault="000D393C">
            <w:pPr>
              <w:pStyle w:val="NormalWeb"/>
              <w:snapToGrid w:val="0"/>
              <w:spacing w:beforeAutospacing="0" w:afterAutospacing="0" w:line="360" w:lineRule="auto"/>
              <w:jc w:val="center"/>
              <w:rPr>
                <w:rFonts w:ascii="Times New Roman" w:eastAsia="Microsoft YaHei" w:hAnsi="Times New Roman" w:cs="Times New Roman"/>
                <w:color w:val="FFFFFF" w:themeColor="background1"/>
                <w:kern w:val="2"/>
                <w:lang w:bidi="ar-SA"/>
              </w:rPr>
            </w:pPr>
            <w:r w:rsidRPr="009F2CD5">
              <w:rPr>
                <w:rFonts w:ascii="Times New Roman" w:eastAsia="Microsoft YaHei" w:hAnsi="Times New Roman" w:cs="Times New Roman"/>
                <w:b/>
                <w:color w:val="FFFFFF" w:themeColor="background1"/>
                <w:lang w:eastAsia="en-US"/>
              </w:rPr>
              <w:t>Overall Positive Assessment</w:t>
            </w:r>
          </w:p>
        </w:tc>
      </w:tr>
      <w:tr w:rsidR="00D753D4" w:rsidRPr="009F2CD5" w14:paraId="24E6ACDC" w14:textId="77777777" w:rsidTr="00D753D4">
        <w:trPr>
          <w:trHeight w:val="1484"/>
        </w:trPr>
        <w:tc>
          <w:tcPr>
            <w:tcW w:w="11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9AF"/>
            <w:vAlign w:val="center"/>
          </w:tcPr>
          <w:p w14:paraId="24E6ACD9" w14:textId="77777777"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lang w:eastAsia="en-US"/>
              </w:rPr>
              <w:t>Task Response</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DA" w14:textId="5F284A52"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rPr>
              <w:t>6</w:t>
            </w:r>
          </w:p>
        </w:tc>
        <w:tc>
          <w:tcPr>
            <w:tcW w:w="32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DB" w14:textId="27B80987" w:rsidR="00D753D4" w:rsidRPr="009F2CD5" w:rsidRDefault="00D753D4" w:rsidP="00D753D4">
            <w:pPr>
              <w:widowControl/>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pacing w:after="160" w:line="288" w:lineRule="auto"/>
              <w:rPr>
                <w:rFonts w:ascii="Times New Roman" w:eastAsia="Microsoft YaHei" w:hAnsi="Times New Roman" w:cs="Times New Roman"/>
                <w:sz w:val="24"/>
              </w:rPr>
            </w:pPr>
            <w:r w:rsidRPr="009F2CD5">
              <w:rPr>
                <w:rFonts w:ascii="Times New Roman" w:eastAsia="Microsoft YaHei" w:hAnsi="Times New Roman" w:cs="Times New Roman"/>
                <w:bCs/>
                <w:sz w:val="24"/>
              </w:rPr>
              <w:t xml:space="preserve">Some main features were stated </w:t>
            </w:r>
          </w:p>
        </w:tc>
      </w:tr>
      <w:tr w:rsidR="00D753D4" w:rsidRPr="009F2CD5" w14:paraId="24E6ACE0" w14:textId="77777777" w:rsidTr="00D753D4">
        <w:trPr>
          <w:trHeight w:val="1484"/>
        </w:trPr>
        <w:tc>
          <w:tcPr>
            <w:tcW w:w="11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9AF"/>
            <w:vAlign w:val="center"/>
          </w:tcPr>
          <w:p w14:paraId="24E6ACDD" w14:textId="77777777"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lang w:eastAsia="en-US"/>
              </w:rPr>
              <w:lastRenderedPageBreak/>
              <w:t>Coherence and Cohesion</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DE" w14:textId="5A523C6F"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rPr>
              <w:t>6</w:t>
            </w:r>
          </w:p>
        </w:tc>
        <w:tc>
          <w:tcPr>
            <w:tcW w:w="32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DF" w14:textId="1FE5579A" w:rsidR="00D753D4" w:rsidRPr="009F2CD5" w:rsidRDefault="00D753D4" w:rsidP="00D753D4">
            <w:pPr>
              <w:widowControl/>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pacing w:after="160" w:line="252" w:lineRule="auto"/>
              <w:rPr>
                <w:rFonts w:ascii="Times New Roman" w:eastAsia="Microsoft YaHei" w:hAnsi="Times New Roman" w:cs="Times New Roman"/>
                <w:sz w:val="24"/>
              </w:rPr>
            </w:pPr>
            <w:r w:rsidRPr="009F2CD5">
              <w:rPr>
                <w:rFonts w:ascii="Times New Roman" w:eastAsia="Microsoft YaHei" w:hAnsi="Times New Roman" w:cs="Times New Roman"/>
                <w:bCs/>
                <w:sz w:val="24"/>
              </w:rPr>
              <w:t xml:space="preserve">Some cohesive devices were used </w:t>
            </w:r>
          </w:p>
        </w:tc>
      </w:tr>
      <w:tr w:rsidR="00D753D4" w:rsidRPr="009F2CD5" w14:paraId="24E6ACE4" w14:textId="77777777" w:rsidTr="00D753D4">
        <w:trPr>
          <w:trHeight w:val="1484"/>
        </w:trPr>
        <w:tc>
          <w:tcPr>
            <w:tcW w:w="11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9AF"/>
            <w:vAlign w:val="center"/>
          </w:tcPr>
          <w:p w14:paraId="24E6ACE1" w14:textId="77777777"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lang w:eastAsia="en-US"/>
              </w:rPr>
              <w:t>Lexical Resource</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E2" w14:textId="684F4A64"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rPr>
              <w:t>6</w:t>
            </w:r>
          </w:p>
        </w:tc>
        <w:tc>
          <w:tcPr>
            <w:tcW w:w="32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E3" w14:textId="0D206D55" w:rsidR="00D753D4" w:rsidRPr="009F2CD5" w:rsidRDefault="00D753D4" w:rsidP="00D753D4">
            <w:pPr>
              <w:widowControl/>
              <w:spacing w:after="160" w:line="256" w:lineRule="auto"/>
              <w:rPr>
                <w:rFonts w:ascii="Times New Roman" w:eastAsia="Microsoft YaHei" w:hAnsi="Times New Roman" w:cs="Times New Roman"/>
                <w:sz w:val="24"/>
              </w:rPr>
            </w:pPr>
            <w:r w:rsidRPr="009F2CD5">
              <w:rPr>
                <w:rFonts w:ascii="Times New Roman" w:eastAsia="Microsoft YaHei" w:hAnsi="Times New Roman" w:cs="Times New Roman"/>
                <w:bCs/>
                <w:sz w:val="24"/>
              </w:rPr>
              <w:t>Some collocations were used.</w:t>
            </w:r>
          </w:p>
        </w:tc>
      </w:tr>
      <w:tr w:rsidR="00D753D4" w:rsidRPr="009F2CD5" w14:paraId="24E6ACE8" w14:textId="77777777" w:rsidTr="00D753D4">
        <w:trPr>
          <w:trHeight w:val="1484"/>
        </w:trPr>
        <w:tc>
          <w:tcPr>
            <w:tcW w:w="11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9AF"/>
            <w:vAlign w:val="center"/>
          </w:tcPr>
          <w:p w14:paraId="24E6ACE5" w14:textId="77777777"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lang w:eastAsia="en-US"/>
              </w:rPr>
              <w:t>Grammatical Range and Accuracy</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E6" w14:textId="10AE3E73"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rPr>
              <w:t>6</w:t>
            </w:r>
          </w:p>
        </w:tc>
        <w:tc>
          <w:tcPr>
            <w:tcW w:w="32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E7" w14:textId="4A3A6D00" w:rsidR="00D753D4" w:rsidRPr="009F2CD5" w:rsidRDefault="00D753D4" w:rsidP="00D753D4">
            <w:pPr>
              <w:widowControl/>
              <w:spacing w:after="160" w:line="256" w:lineRule="auto"/>
              <w:rPr>
                <w:rFonts w:ascii="Times New Roman" w:eastAsia="Microsoft YaHei" w:hAnsi="Times New Roman" w:cs="Times New Roman"/>
                <w:sz w:val="24"/>
              </w:rPr>
            </w:pPr>
            <w:r w:rsidRPr="009F2CD5">
              <w:rPr>
                <w:rFonts w:ascii="Times New Roman" w:eastAsia="Microsoft YaHei" w:hAnsi="Times New Roman" w:cs="Times New Roman"/>
                <w:bCs/>
                <w:sz w:val="24"/>
              </w:rPr>
              <w:t>A mix sentence patterns were noted.</w:t>
            </w:r>
          </w:p>
        </w:tc>
      </w:tr>
      <w:tr w:rsidR="00D753D4" w:rsidRPr="009F2CD5" w14:paraId="24E6ACEC" w14:textId="77777777" w:rsidTr="00D753D4">
        <w:trPr>
          <w:trHeight w:val="1484"/>
        </w:trPr>
        <w:tc>
          <w:tcPr>
            <w:tcW w:w="11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9AF"/>
            <w:vAlign w:val="center"/>
          </w:tcPr>
          <w:p w14:paraId="24E6ACE9" w14:textId="77777777"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lang w:eastAsia="en-US"/>
              </w:rPr>
              <w:t>Overall Band Score</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EA" w14:textId="35A314EC" w:rsidR="00D753D4" w:rsidRPr="009F2CD5" w:rsidRDefault="00D753D4" w:rsidP="00D753D4">
            <w:pPr>
              <w:widowControl/>
              <w:spacing w:after="160" w:line="256" w:lineRule="auto"/>
              <w:jc w:val="center"/>
              <w:rPr>
                <w:rFonts w:ascii="Times New Roman" w:eastAsia="Microsoft YaHei" w:hAnsi="Times New Roman" w:cs="Times New Roman"/>
                <w:sz w:val="24"/>
              </w:rPr>
            </w:pPr>
            <w:r w:rsidRPr="009F2CD5">
              <w:rPr>
                <w:rFonts w:ascii="Times New Roman" w:eastAsia="Microsoft YaHei" w:hAnsi="Times New Roman" w:cs="Times New Roman"/>
                <w:b/>
                <w:sz w:val="24"/>
              </w:rPr>
              <w:t>6</w:t>
            </w:r>
          </w:p>
        </w:tc>
        <w:tc>
          <w:tcPr>
            <w:tcW w:w="32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E4D7"/>
            <w:vAlign w:val="center"/>
          </w:tcPr>
          <w:p w14:paraId="24E6ACEB" w14:textId="145DD42B" w:rsidR="00D753D4" w:rsidRPr="009F2CD5" w:rsidRDefault="00D753D4" w:rsidP="00D753D4">
            <w:pPr>
              <w:widowControl/>
              <w:spacing w:after="160" w:line="256" w:lineRule="auto"/>
              <w:rPr>
                <w:rFonts w:ascii="Times New Roman" w:eastAsia="Microsoft YaHei" w:hAnsi="Times New Roman" w:cs="Times New Roman"/>
                <w:sz w:val="24"/>
              </w:rPr>
            </w:pPr>
            <w:r w:rsidRPr="009F2CD5">
              <w:rPr>
                <w:rFonts w:ascii="Times New Roman" w:eastAsia="Microsoft YaHei" w:hAnsi="Times New Roman" w:cs="Times New Roman"/>
                <w:b/>
                <w:sz w:val="24"/>
              </w:rPr>
              <w:t>Competent User</w:t>
            </w:r>
          </w:p>
        </w:tc>
      </w:tr>
    </w:tbl>
    <w:p w14:paraId="24E6ACED"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p>
    <w:p w14:paraId="24E6ACEE" w14:textId="77777777" w:rsidR="004A4D26" w:rsidRPr="009F2CD5" w:rsidRDefault="000D393C">
      <w:pPr>
        <w:ind w:firstLineChars="200" w:firstLine="480"/>
        <w:rPr>
          <w:rFonts w:ascii="Times New Roman" w:eastAsia="Microsoft YaHei" w:hAnsi="Times New Roman" w:cs="Times New Roman"/>
          <w:b/>
          <w:bCs/>
          <w:sz w:val="24"/>
        </w:rPr>
      </w:pPr>
      <w:r w:rsidRPr="009F2CD5">
        <w:rPr>
          <w:rFonts w:ascii="Times New Roman" w:eastAsia="Microsoft YaHei" w:hAnsi="Times New Roman" w:cs="Times New Roman"/>
          <w:b/>
          <w:bCs/>
          <w:noProof/>
          <w:sz w:val="24"/>
        </w:rPr>
        <w:drawing>
          <wp:anchor distT="0" distB="0" distL="114300" distR="114300" simplePos="0" relativeHeight="251670528" behindDoc="0" locked="0" layoutInCell="1" allowOverlap="1" wp14:anchorId="24E6AD12" wp14:editId="24E6AD13">
            <wp:simplePos x="0" y="0"/>
            <wp:positionH relativeFrom="column">
              <wp:posOffset>111125</wp:posOffset>
            </wp:positionH>
            <wp:positionV relativeFrom="paragraph">
              <wp:posOffset>65405</wp:posOffset>
            </wp:positionV>
            <wp:extent cx="292735" cy="293370"/>
            <wp:effectExtent l="0" t="0" r="12065" b="11430"/>
            <wp:wrapNone/>
            <wp:docPr id="1" name="图片 1" descr="D:\Documents\Downloads\图层2.png图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Documents\Downloads\图层2.png图层2"/>
                    <pic:cNvPicPr>
                      <a:picLocks noChangeAspect="1"/>
                    </pic:cNvPicPr>
                  </pic:nvPicPr>
                  <pic:blipFill>
                    <a:blip r:embed="rId19"/>
                    <a:srcRect/>
                    <a:stretch>
                      <a:fillRect/>
                    </a:stretch>
                  </pic:blipFill>
                  <pic:spPr>
                    <a:xfrm>
                      <a:off x="0" y="0"/>
                      <a:ext cx="292735" cy="293370"/>
                    </a:xfrm>
                    <a:prstGeom prst="rect">
                      <a:avLst/>
                    </a:prstGeom>
                  </pic:spPr>
                </pic:pic>
              </a:graphicData>
            </a:graphic>
          </wp:anchor>
        </w:drawing>
      </w:r>
      <w:r w:rsidRPr="009F2CD5">
        <w:rPr>
          <w:rFonts w:ascii="Times New Roman" w:eastAsia="Microsoft YaHei" w:hAnsi="Times New Roman" w:cs="Times New Roman"/>
          <w:b/>
          <w:bCs/>
          <w:sz w:val="24"/>
        </w:rPr>
        <w:t>提升建议</w:t>
      </w:r>
      <w:r w:rsidRPr="009F2CD5">
        <w:rPr>
          <w:rFonts w:ascii="Times New Roman" w:eastAsia="Microsoft YaHei" w:hAnsi="Times New Roman" w:cs="Times New Roman"/>
          <w:b/>
          <w:bCs/>
          <w:sz w:val="24"/>
        </w:rPr>
        <w:t xml:space="preserve"> ( Suggestions )</w:t>
      </w:r>
    </w:p>
    <w:p w14:paraId="24E6ACEF"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p>
    <w:p w14:paraId="24E6ACF0" w14:textId="77777777" w:rsidR="004A4D26" w:rsidRPr="009F2CD5" w:rsidRDefault="000D393C">
      <w:pPr>
        <w:rPr>
          <w:rFonts w:ascii="Times New Roman" w:hAnsi="Times New Roman" w:cs="Times New Roman"/>
          <w:color w:val="C00000"/>
          <w:sz w:val="24"/>
        </w:rPr>
      </w:pPr>
      <w:r w:rsidRPr="009F2CD5">
        <w:rPr>
          <w:rFonts w:ascii="Times New Roman" w:hAnsi="Times New Roman" w:cs="Times New Roman"/>
          <w:color w:val="C00000"/>
          <w:sz w:val="24"/>
        </w:rPr>
        <w:t>TR</w:t>
      </w:r>
      <w:r w:rsidRPr="009F2CD5">
        <w:rPr>
          <w:rFonts w:ascii="Times New Roman" w:hAnsi="Times New Roman" w:cs="Times New Roman"/>
          <w:color w:val="C00000"/>
          <w:sz w:val="24"/>
        </w:rPr>
        <w:t xml:space="preserve"> </w:t>
      </w:r>
      <w:proofErr w:type="gramStart"/>
      <w:r w:rsidRPr="009F2CD5">
        <w:rPr>
          <w:rFonts w:ascii="Times New Roman" w:hAnsi="Times New Roman" w:cs="Times New Roman"/>
          <w:color w:val="C00000"/>
          <w:sz w:val="24"/>
        </w:rPr>
        <w:t>(</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lang w:eastAsia="en-US"/>
        </w:rPr>
        <w:t>Task</w:t>
      </w:r>
      <w:proofErr w:type="gramEnd"/>
      <w:r w:rsidRPr="009F2CD5">
        <w:rPr>
          <w:rFonts w:ascii="Times New Roman" w:hAnsi="Times New Roman" w:cs="Times New Roman"/>
          <w:color w:val="C00000"/>
          <w:sz w:val="24"/>
          <w:lang w:eastAsia="en-US"/>
        </w:rPr>
        <w:t xml:space="preserve"> Response</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rPr>
        <w:t>)</w:t>
      </w:r>
    </w:p>
    <w:tbl>
      <w:tblPr>
        <w:tblStyle w:val="TableGrid"/>
        <w:tblW w:w="5000" w:type="pct"/>
        <w:tblLook w:val="04A0" w:firstRow="1" w:lastRow="0" w:firstColumn="1" w:lastColumn="0" w:noHBand="0" w:noVBand="1"/>
      </w:tblPr>
      <w:tblGrid>
        <w:gridCol w:w="8522"/>
      </w:tblGrid>
      <w:tr w:rsidR="00B84A29" w:rsidRPr="009F2CD5" w14:paraId="24E6ACF2" w14:textId="77777777" w:rsidTr="00B84A29">
        <w:tc>
          <w:tcPr>
            <w:tcW w:w="5000" w:type="pct"/>
          </w:tcPr>
          <w:p w14:paraId="6941487C" w14:textId="7498C004" w:rsidR="00B84A29" w:rsidRPr="009F2CD5" w:rsidRDefault="00B84A29" w:rsidP="00AA4D94">
            <w:pPr>
              <w:pStyle w:val="ListParagraph1"/>
              <w:ind w:left="0"/>
              <w:rPr>
                <w:color w:val="FF0000"/>
                <w:szCs w:val="24"/>
              </w:rPr>
            </w:pPr>
            <w:r w:rsidRPr="009F2CD5">
              <w:rPr>
                <w:b/>
                <w:bCs/>
                <w:szCs w:val="24"/>
              </w:rPr>
              <w:t>WEAK POINT 1:</w:t>
            </w:r>
            <w:r w:rsidRPr="009F2CD5">
              <w:rPr>
                <w:szCs w:val="24"/>
              </w:rPr>
              <w:t xml:space="preserve"> </w:t>
            </w:r>
            <w:r w:rsidRPr="009F2CD5">
              <w:rPr>
                <w:color w:val="FF0000"/>
                <w:szCs w:val="24"/>
              </w:rPr>
              <w:t>you wrote most figures not allowed in task 1.</w:t>
            </w:r>
            <w:r w:rsidRPr="009F2CD5">
              <w:rPr>
                <w:color w:val="FF0000"/>
                <w:szCs w:val="24"/>
              </w:rPr>
              <w:t xml:space="preserve">    </w:t>
            </w:r>
          </w:p>
          <w:p w14:paraId="08869BC3" w14:textId="77777777" w:rsidR="00B84A29" w:rsidRPr="009F2CD5" w:rsidRDefault="00B84A29" w:rsidP="00AA4D94">
            <w:pPr>
              <w:pStyle w:val="ListParagraph1"/>
              <w:ind w:left="0"/>
              <w:rPr>
                <w:color w:val="FF0000"/>
                <w:szCs w:val="24"/>
              </w:rPr>
            </w:pPr>
          </w:p>
          <w:p w14:paraId="433C6815" w14:textId="77777777" w:rsidR="00B84A29" w:rsidRPr="009F2CD5" w:rsidRDefault="00B84A29" w:rsidP="00B435D9">
            <w:pPr>
              <w:pStyle w:val="ListParagraph1"/>
              <w:ind w:left="0"/>
              <w:jc w:val="left"/>
              <w:rPr>
                <w:rFonts w:eastAsia="Microsoft YaHei"/>
                <w:szCs w:val="24"/>
              </w:rPr>
            </w:pPr>
            <w:r w:rsidRPr="009F2CD5">
              <w:rPr>
                <w:b/>
                <w:bCs/>
                <w:szCs w:val="24"/>
              </w:rPr>
              <w:t xml:space="preserve">MY ADVICE: </w:t>
            </w:r>
            <w:r w:rsidRPr="009F2CD5">
              <w:rPr>
                <w:rFonts w:eastAsia="Microsoft YaHei"/>
                <w:szCs w:val="24"/>
              </w:rPr>
              <w:t xml:space="preserve">In task 1, both static and dynamic tasks, we should not write all numbers. Your goal is to choose only the important ones. </w:t>
            </w:r>
            <w:r w:rsidRPr="009F2CD5">
              <w:rPr>
                <w:rFonts w:eastAsia="Microsoft YaHei"/>
                <w:b/>
                <w:bCs/>
                <w:szCs w:val="24"/>
              </w:rPr>
              <w:t xml:space="preserve">Proper grouping of data will help you be consistent with your comparisons </w:t>
            </w:r>
            <w:r w:rsidRPr="009F2CD5">
              <w:rPr>
                <w:rFonts w:eastAsia="Microsoft YaHei"/>
                <w:b/>
                <w:bCs/>
                <w:szCs w:val="24"/>
                <w:highlight w:val="yellow"/>
              </w:rPr>
              <w:t>and avoid listing or missing all numbers</w:t>
            </w:r>
            <w:r w:rsidRPr="009F2CD5">
              <w:rPr>
                <w:rFonts w:eastAsia="Microsoft YaHei"/>
                <w:szCs w:val="24"/>
              </w:rPr>
              <w:t xml:space="preserve">. This way, you will have relevant comparisons which are required in task 1. </w:t>
            </w:r>
          </w:p>
          <w:p w14:paraId="7F71CC56" w14:textId="77777777" w:rsidR="00B84A29" w:rsidRPr="009F2CD5" w:rsidRDefault="00B84A29" w:rsidP="00B435D9">
            <w:pPr>
              <w:pStyle w:val="ListParagraph1"/>
              <w:ind w:left="0"/>
              <w:jc w:val="left"/>
              <w:rPr>
                <w:rFonts w:eastAsia="Microsoft YaHei"/>
                <w:szCs w:val="24"/>
              </w:rPr>
            </w:pPr>
            <w:r w:rsidRPr="009F2CD5">
              <w:rPr>
                <w:rFonts w:eastAsia="Microsoft YaHei"/>
                <w:szCs w:val="24"/>
              </w:rPr>
              <w:t>Here’s a checklist for A STATIC TASK:</w:t>
            </w:r>
          </w:p>
          <w:p w14:paraId="2F122BBB" w14:textId="4BB8EFDC" w:rsidR="00B84A29" w:rsidRPr="009F2CD5" w:rsidRDefault="00B84A29" w:rsidP="00AA4D94">
            <w:pPr>
              <w:pStyle w:val="ListParagraph1"/>
              <w:ind w:left="0"/>
              <w:rPr>
                <w:b/>
                <w:bCs/>
                <w:szCs w:val="24"/>
              </w:rPr>
            </w:pPr>
          </w:p>
          <w:p w14:paraId="67247EFF" w14:textId="77777777" w:rsidR="00B84A29" w:rsidRPr="009F2CD5" w:rsidRDefault="00B84A29" w:rsidP="00AA4D94">
            <w:pPr>
              <w:pStyle w:val="ListParagraph1"/>
              <w:numPr>
                <w:ilvl w:val="0"/>
                <w:numId w:val="6"/>
              </w:numPr>
              <w:rPr>
                <w:b/>
                <w:bCs/>
                <w:color w:val="FF0000"/>
                <w:szCs w:val="24"/>
              </w:rPr>
            </w:pPr>
            <w:r w:rsidRPr="009F2CD5">
              <w:rPr>
                <w:b/>
                <w:bCs/>
                <w:color w:val="FF0000"/>
                <w:szCs w:val="24"/>
              </w:rPr>
              <w:t>Key points to write in this task:</w:t>
            </w:r>
          </w:p>
          <w:p w14:paraId="7E28E336" w14:textId="77777777" w:rsidR="00B84A29" w:rsidRPr="009F2CD5" w:rsidRDefault="00B84A29" w:rsidP="00AA4D94">
            <w:pPr>
              <w:pStyle w:val="ListParagraph"/>
              <w:numPr>
                <w:ilvl w:val="0"/>
                <w:numId w:val="5"/>
              </w:numPr>
              <w:spacing w:line="252" w:lineRule="auto"/>
              <w:rPr>
                <w:szCs w:val="24"/>
              </w:rPr>
            </w:pPr>
            <w:r w:rsidRPr="009F2CD5">
              <w:rPr>
                <w:szCs w:val="24"/>
              </w:rPr>
              <w:t>Highest data for agriculture: 88%</w:t>
            </w:r>
          </w:p>
          <w:p w14:paraId="01A18203" w14:textId="77777777" w:rsidR="00B84A29" w:rsidRPr="009F2CD5" w:rsidRDefault="00B84A29" w:rsidP="00AA4D94">
            <w:pPr>
              <w:pStyle w:val="ListParagraph"/>
              <w:numPr>
                <w:ilvl w:val="0"/>
                <w:numId w:val="5"/>
              </w:numPr>
              <w:spacing w:line="252" w:lineRule="auto"/>
              <w:rPr>
                <w:szCs w:val="24"/>
              </w:rPr>
            </w:pPr>
            <w:r w:rsidRPr="009F2CD5">
              <w:rPr>
                <w:szCs w:val="24"/>
              </w:rPr>
              <w:t xml:space="preserve">Highest data for industry: 52% and 48% </w:t>
            </w:r>
          </w:p>
          <w:p w14:paraId="2C055614" w14:textId="77777777" w:rsidR="00B84A29" w:rsidRPr="009F2CD5" w:rsidRDefault="00B84A29" w:rsidP="00AA4D94">
            <w:pPr>
              <w:pStyle w:val="ListParagraph"/>
              <w:numPr>
                <w:ilvl w:val="0"/>
                <w:numId w:val="5"/>
              </w:numPr>
              <w:spacing w:line="252" w:lineRule="auto"/>
              <w:rPr>
                <w:szCs w:val="24"/>
              </w:rPr>
            </w:pPr>
            <w:r w:rsidRPr="009F2CD5">
              <w:rPr>
                <w:szCs w:val="24"/>
              </w:rPr>
              <w:t xml:space="preserve">Highest data for domestic: 19% </w:t>
            </w:r>
          </w:p>
          <w:p w14:paraId="63C3FE74" w14:textId="77777777" w:rsidR="00B84A29" w:rsidRPr="009F2CD5" w:rsidRDefault="00B84A29" w:rsidP="00AA4D94">
            <w:pPr>
              <w:pStyle w:val="ListParagraph"/>
              <w:numPr>
                <w:ilvl w:val="0"/>
                <w:numId w:val="5"/>
              </w:numPr>
              <w:spacing w:line="252" w:lineRule="auto"/>
              <w:rPr>
                <w:szCs w:val="24"/>
              </w:rPr>
            </w:pPr>
            <w:r w:rsidRPr="009F2CD5">
              <w:rPr>
                <w:szCs w:val="24"/>
              </w:rPr>
              <w:t xml:space="preserve">Group similarities: </w:t>
            </w:r>
          </w:p>
          <w:p w14:paraId="71058E87" w14:textId="77777777" w:rsidR="00B84A29" w:rsidRPr="009F2CD5" w:rsidRDefault="00B84A29" w:rsidP="00AA4D94">
            <w:pPr>
              <w:pStyle w:val="ListParagraph"/>
              <w:numPr>
                <w:ilvl w:val="0"/>
                <w:numId w:val="7"/>
              </w:numPr>
              <w:spacing w:line="252" w:lineRule="auto"/>
              <w:rPr>
                <w:szCs w:val="24"/>
              </w:rPr>
            </w:pPr>
            <w:r w:rsidRPr="009F2CD5">
              <w:rPr>
                <w:szCs w:val="24"/>
              </w:rPr>
              <w:t>over 70% in four regions</w:t>
            </w:r>
          </w:p>
          <w:p w14:paraId="7D39C63A" w14:textId="77777777" w:rsidR="00B84A29" w:rsidRPr="009F2CD5" w:rsidRDefault="00B84A29" w:rsidP="00AA4D94">
            <w:pPr>
              <w:pStyle w:val="ListParagraph"/>
              <w:numPr>
                <w:ilvl w:val="0"/>
                <w:numId w:val="7"/>
              </w:numPr>
              <w:spacing w:line="252" w:lineRule="auto"/>
              <w:rPr>
                <w:szCs w:val="24"/>
              </w:rPr>
            </w:pPr>
            <w:r w:rsidRPr="009F2CD5">
              <w:rPr>
                <w:szCs w:val="24"/>
              </w:rPr>
              <w:t>lower than 15% for industrial use in four regions</w:t>
            </w:r>
          </w:p>
          <w:p w14:paraId="2C76A292" w14:textId="77777777" w:rsidR="00B84A29" w:rsidRPr="009F2CD5" w:rsidRDefault="00B84A29" w:rsidP="00AA4D94">
            <w:pPr>
              <w:pStyle w:val="ListParagraph"/>
              <w:numPr>
                <w:ilvl w:val="0"/>
                <w:numId w:val="7"/>
              </w:numPr>
              <w:spacing w:line="252" w:lineRule="auto"/>
              <w:rPr>
                <w:szCs w:val="24"/>
              </w:rPr>
            </w:pPr>
            <w:r w:rsidRPr="009F2CD5">
              <w:rPr>
                <w:szCs w:val="24"/>
              </w:rPr>
              <w:t>lower than 10% for domestic use</w:t>
            </w:r>
          </w:p>
          <w:p w14:paraId="5E478C7C" w14:textId="77777777" w:rsidR="00B84A29" w:rsidRPr="009F2CD5" w:rsidRDefault="00B84A29" w:rsidP="00AA4D94">
            <w:pPr>
              <w:pStyle w:val="ListParagraph"/>
              <w:spacing w:line="252" w:lineRule="auto"/>
              <w:ind w:left="1080"/>
              <w:rPr>
                <w:szCs w:val="24"/>
              </w:rPr>
            </w:pPr>
          </w:p>
          <w:p w14:paraId="79E55BE4" w14:textId="77777777" w:rsidR="00B84A29" w:rsidRPr="009F2CD5" w:rsidRDefault="00B84A29" w:rsidP="00AA4D94">
            <w:pPr>
              <w:pStyle w:val="ListParagraph"/>
              <w:numPr>
                <w:ilvl w:val="0"/>
                <w:numId w:val="6"/>
              </w:numPr>
              <w:spacing w:line="252" w:lineRule="auto"/>
              <w:rPr>
                <w:b/>
                <w:bCs/>
                <w:szCs w:val="24"/>
              </w:rPr>
            </w:pPr>
            <w:r w:rsidRPr="009F2CD5">
              <w:rPr>
                <w:b/>
                <w:bCs/>
                <w:color w:val="FF0000"/>
                <w:szCs w:val="24"/>
              </w:rPr>
              <w:t>Relevant comparisons</w:t>
            </w:r>
          </w:p>
          <w:p w14:paraId="6F033AC7" w14:textId="77777777" w:rsidR="00B84A29" w:rsidRPr="009F2CD5" w:rsidRDefault="00B84A29" w:rsidP="00AA4D94">
            <w:pPr>
              <w:pStyle w:val="ListParagraph"/>
              <w:numPr>
                <w:ilvl w:val="3"/>
                <w:numId w:val="4"/>
              </w:numPr>
              <w:spacing w:line="252" w:lineRule="auto"/>
              <w:rPr>
                <w:b/>
                <w:bCs/>
                <w:szCs w:val="24"/>
              </w:rPr>
            </w:pPr>
            <w:r w:rsidRPr="009F2CD5">
              <w:rPr>
                <w:b/>
                <w:bCs/>
                <w:color w:val="FF0000"/>
                <w:szCs w:val="24"/>
              </w:rPr>
              <w:lastRenderedPageBreak/>
              <w:t xml:space="preserve">By region </w:t>
            </w:r>
          </w:p>
          <w:p w14:paraId="69F2D55C" w14:textId="77777777" w:rsidR="00B84A29" w:rsidRPr="009F2CD5" w:rsidRDefault="00B84A29" w:rsidP="00AA4D94">
            <w:pPr>
              <w:pStyle w:val="ListParagraph"/>
              <w:numPr>
                <w:ilvl w:val="0"/>
                <w:numId w:val="7"/>
              </w:numPr>
              <w:spacing w:line="252" w:lineRule="auto"/>
              <w:rPr>
                <w:b/>
                <w:bCs/>
                <w:szCs w:val="24"/>
              </w:rPr>
            </w:pPr>
            <w:r w:rsidRPr="009F2CD5">
              <w:rPr>
                <w:szCs w:val="24"/>
              </w:rPr>
              <w:t>Developed region vs. developing region (agriculture)</w:t>
            </w:r>
          </w:p>
          <w:p w14:paraId="23F00802" w14:textId="77777777" w:rsidR="00B84A29" w:rsidRPr="009F2CD5" w:rsidRDefault="00B84A29" w:rsidP="00AA4D94">
            <w:pPr>
              <w:pStyle w:val="ListParagraph"/>
              <w:numPr>
                <w:ilvl w:val="0"/>
                <w:numId w:val="7"/>
              </w:numPr>
              <w:spacing w:line="252" w:lineRule="auto"/>
              <w:rPr>
                <w:b/>
                <w:bCs/>
                <w:szCs w:val="24"/>
              </w:rPr>
            </w:pPr>
            <w:r w:rsidRPr="009F2CD5">
              <w:rPr>
                <w:szCs w:val="24"/>
              </w:rPr>
              <w:t>Developed region vs. developing region (industry)</w:t>
            </w:r>
          </w:p>
          <w:p w14:paraId="4A70098C" w14:textId="77777777" w:rsidR="00B84A29" w:rsidRPr="009F2CD5" w:rsidRDefault="00B84A29" w:rsidP="00AA4D94">
            <w:pPr>
              <w:pStyle w:val="ListParagraph"/>
              <w:numPr>
                <w:ilvl w:val="0"/>
                <w:numId w:val="7"/>
              </w:numPr>
              <w:spacing w:line="252" w:lineRule="auto"/>
              <w:rPr>
                <w:b/>
                <w:bCs/>
                <w:szCs w:val="24"/>
              </w:rPr>
            </w:pPr>
            <w:r w:rsidRPr="009F2CD5">
              <w:rPr>
                <w:szCs w:val="24"/>
              </w:rPr>
              <w:t>Developed region vs. developing region (domestic)</w:t>
            </w:r>
          </w:p>
          <w:p w14:paraId="472B0B03" w14:textId="77777777" w:rsidR="00B84A29" w:rsidRPr="009F2CD5" w:rsidRDefault="00B84A29" w:rsidP="00AA4D94">
            <w:pPr>
              <w:pStyle w:val="ListParagraph"/>
              <w:numPr>
                <w:ilvl w:val="3"/>
                <w:numId w:val="4"/>
              </w:numPr>
              <w:spacing w:line="252" w:lineRule="auto"/>
              <w:rPr>
                <w:color w:val="FF0000"/>
                <w:szCs w:val="24"/>
              </w:rPr>
            </w:pPr>
            <w:r w:rsidRPr="009F2CD5">
              <w:rPr>
                <w:b/>
                <w:bCs/>
                <w:color w:val="FF0000"/>
                <w:szCs w:val="24"/>
              </w:rPr>
              <w:t xml:space="preserve">By purpose </w:t>
            </w:r>
          </w:p>
          <w:p w14:paraId="5952530C" w14:textId="77777777" w:rsidR="00B84A29" w:rsidRPr="009F2CD5" w:rsidRDefault="00B84A29" w:rsidP="00AA4D94">
            <w:pPr>
              <w:pStyle w:val="ListParagraph"/>
              <w:spacing w:line="252" w:lineRule="auto"/>
              <w:ind w:left="360"/>
              <w:rPr>
                <w:color w:val="FF0000"/>
                <w:szCs w:val="24"/>
              </w:rPr>
            </w:pPr>
            <w:r w:rsidRPr="009F2CD5">
              <w:rPr>
                <w:b/>
                <w:bCs/>
                <w:color w:val="FF0000"/>
                <w:szCs w:val="24"/>
              </w:rPr>
              <w:t xml:space="preserve">Comparison one  </w:t>
            </w:r>
          </w:p>
          <w:p w14:paraId="4648CED9" w14:textId="77777777" w:rsidR="00B84A29" w:rsidRPr="009F2CD5" w:rsidRDefault="00B84A29" w:rsidP="00AA4D94">
            <w:pPr>
              <w:pStyle w:val="ListParagraph"/>
              <w:numPr>
                <w:ilvl w:val="0"/>
                <w:numId w:val="7"/>
              </w:numPr>
              <w:spacing w:line="252" w:lineRule="auto"/>
              <w:rPr>
                <w:szCs w:val="24"/>
              </w:rPr>
            </w:pPr>
            <w:r w:rsidRPr="009F2CD5">
              <w:rPr>
                <w:szCs w:val="24"/>
              </w:rPr>
              <w:t>developing region (agriculture vs. industry vs. domestic: choose relevant numbers only)</w:t>
            </w:r>
          </w:p>
          <w:p w14:paraId="72342C5A" w14:textId="77777777" w:rsidR="00B84A29" w:rsidRPr="009F2CD5" w:rsidRDefault="00B84A29" w:rsidP="00AA4D94">
            <w:pPr>
              <w:pStyle w:val="ListParagraph"/>
              <w:spacing w:line="252" w:lineRule="auto"/>
              <w:ind w:left="360"/>
              <w:rPr>
                <w:color w:val="FF0000"/>
                <w:szCs w:val="24"/>
              </w:rPr>
            </w:pPr>
            <w:r w:rsidRPr="009F2CD5">
              <w:rPr>
                <w:b/>
                <w:bCs/>
                <w:color w:val="FF0000"/>
                <w:szCs w:val="24"/>
              </w:rPr>
              <w:t xml:space="preserve">Comparison two  </w:t>
            </w:r>
          </w:p>
          <w:p w14:paraId="56966A83" w14:textId="77777777" w:rsidR="00B84A29" w:rsidRPr="009F2CD5" w:rsidRDefault="00B84A29" w:rsidP="00AA4D94">
            <w:pPr>
              <w:pStyle w:val="ListParagraph"/>
              <w:numPr>
                <w:ilvl w:val="0"/>
                <w:numId w:val="7"/>
              </w:numPr>
              <w:spacing w:line="252" w:lineRule="auto"/>
              <w:rPr>
                <w:szCs w:val="24"/>
              </w:rPr>
            </w:pPr>
            <w:r w:rsidRPr="009F2CD5">
              <w:rPr>
                <w:szCs w:val="24"/>
              </w:rPr>
              <w:t>developed region (agriculture vs. industry vs. domestic: choose relevant numbers only)</w:t>
            </w:r>
          </w:p>
          <w:p w14:paraId="6380FA21" w14:textId="77777777" w:rsidR="00B84A29" w:rsidRPr="009F2CD5" w:rsidRDefault="00B84A29" w:rsidP="00AA4D94">
            <w:pPr>
              <w:pStyle w:val="CommentText"/>
              <w:numPr>
                <w:ilvl w:val="3"/>
                <w:numId w:val="4"/>
              </w:numPr>
              <w:spacing w:after="160"/>
              <w:rPr>
                <w:rFonts w:ascii="Times New Roman" w:hAnsi="Times New Roman" w:cs="Times New Roman"/>
                <w:b/>
                <w:bCs/>
                <w:color w:val="FF0000"/>
                <w:sz w:val="24"/>
              </w:rPr>
            </w:pPr>
            <w:r w:rsidRPr="009F2CD5">
              <w:rPr>
                <w:rFonts w:ascii="Times New Roman" w:hAnsi="Times New Roman" w:cs="Times New Roman"/>
                <w:b/>
                <w:bCs/>
                <w:color w:val="FF0000"/>
                <w:sz w:val="24"/>
              </w:rPr>
              <w:t>by rank</w:t>
            </w:r>
          </w:p>
          <w:p w14:paraId="6608BC52" w14:textId="77777777" w:rsidR="00B84A29" w:rsidRPr="009F2CD5" w:rsidRDefault="00B84A29" w:rsidP="00AA4D94">
            <w:pPr>
              <w:pStyle w:val="CommentText"/>
              <w:numPr>
                <w:ilvl w:val="0"/>
                <w:numId w:val="7"/>
              </w:numPr>
              <w:spacing w:after="160"/>
              <w:rPr>
                <w:rFonts w:ascii="Times New Roman" w:hAnsi="Times New Roman" w:cs="Times New Roman"/>
                <w:b/>
                <w:bCs/>
                <w:color w:val="FF0000"/>
                <w:sz w:val="24"/>
              </w:rPr>
            </w:pPr>
            <w:r w:rsidRPr="009F2CD5">
              <w:rPr>
                <w:rFonts w:ascii="Times New Roman" w:hAnsi="Times New Roman" w:cs="Times New Roman"/>
                <w:sz w:val="24"/>
              </w:rPr>
              <w:t>highest in all regions (agriculture, industry, domestic)</w:t>
            </w:r>
          </w:p>
          <w:p w14:paraId="782D8B0C" w14:textId="77777777" w:rsidR="00B84A29" w:rsidRPr="009F2CD5" w:rsidRDefault="00B84A29" w:rsidP="00AA4D94">
            <w:pPr>
              <w:pStyle w:val="ListParagraph"/>
              <w:numPr>
                <w:ilvl w:val="0"/>
                <w:numId w:val="7"/>
              </w:numPr>
              <w:spacing w:line="252" w:lineRule="auto"/>
              <w:rPr>
                <w:szCs w:val="24"/>
              </w:rPr>
            </w:pPr>
            <w:r w:rsidRPr="009F2CD5">
              <w:rPr>
                <w:szCs w:val="24"/>
              </w:rPr>
              <w:t>lowest in all regions developed region (agriculture vs. industry vs. domestic: choose relevant numbers only)</w:t>
            </w:r>
          </w:p>
          <w:p w14:paraId="063C55D5" w14:textId="77777777" w:rsidR="00B84A29" w:rsidRPr="009F2CD5" w:rsidRDefault="00B84A29" w:rsidP="00AA4D94">
            <w:pPr>
              <w:pStyle w:val="CommentText"/>
              <w:ind w:left="1080"/>
              <w:rPr>
                <w:rFonts w:ascii="Times New Roman" w:hAnsi="Times New Roman" w:cs="Times New Roman"/>
                <w:b/>
                <w:bCs/>
                <w:color w:val="FF0000"/>
                <w:sz w:val="24"/>
              </w:rPr>
            </w:pPr>
          </w:p>
          <w:p w14:paraId="53B57344" w14:textId="77777777" w:rsidR="00B84A29" w:rsidRPr="009F2CD5" w:rsidRDefault="00B84A29" w:rsidP="00AA4D94">
            <w:pPr>
              <w:pStyle w:val="CommentText"/>
              <w:ind w:left="1080"/>
              <w:rPr>
                <w:rFonts w:ascii="Times New Roman" w:hAnsi="Times New Roman" w:cs="Times New Roman"/>
                <w:b/>
                <w:bCs/>
                <w:color w:val="00B050"/>
                <w:sz w:val="24"/>
              </w:rPr>
            </w:pPr>
            <w:r w:rsidRPr="009F2CD5">
              <w:rPr>
                <w:rFonts w:ascii="Times New Roman" w:hAnsi="Times New Roman" w:cs="Times New Roman"/>
                <w:b/>
                <w:bCs/>
                <w:color w:val="00B050"/>
                <w:sz w:val="24"/>
              </w:rPr>
              <w:t>You can check the structures in CC below.</w:t>
            </w:r>
          </w:p>
          <w:p w14:paraId="7313DBF4" w14:textId="77777777" w:rsidR="00B84A29" w:rsidRPr="009F2CD5" w:rsidRDefault="00B84A29" w:rsidP="00AA4D94">
            <w:pPr>
              <w:spacing w:line="252" w:lineRule="auto"/>
              <w:rPr>
                <w:rFonts w:ascii="Times New Roman" w:hAnsi="Times New Roman" w:cs="Times New Roman"/>
                <w:b/>
                <w:bCs/>
                <w:sz w:val="24"/>
              </w:rPr>
            </w:pPr>
            <w:r w:rsidRPr="009F2CD5">
              <w:rPr>
                <w:rFonts w:ascii="Times New Roman" w:hAnsi="Times New Roman" w:cs="Times New Roman"/>
                <w:b/>
                <w:bCs/>
                <w:sz w:val="24"/>
              </w:rPr>
              <w:t xml:space="preserve">POSITIVE RESULT OF THE CHANGE: </w:t>
            </w:r>
          </w:p>
          <w:p w14:paraId="5BEA2131" w14:textId="77777777" w:rsidR="00B84A29" w:rsidRPr="009F2CD5" w:rsidRDefault="00B84A29" w:rsidP="00AA4D94">
            <w:pPr>
              <w:pStyle w:val="CommentText"/>
              <w:rPr>
                <w:rFonts w:ascii="Times New Roman" w:hAnsi="Times New Roman" w:cs="Times New Roman"/>
                <w:sz w:val="24"/>
              </w:rPr>
            </w:pPr>
            <w:r w:rsidRPr="009F2CD5">
              <w:rPr>
                <w:rFonts w:ascii="Times New Roman" w:hAnsi="Times New Roman" w:cs="Times New Roman"/>
                <w:sz w:val="24"/>
              </w:rPr>
              <w:t>Clearer and complete summary of key features.</w:t>
            </w:r>
          </w:p>
          <w:p w14:paraId="400830E3" w14:textId="77777777" w:rsidR="00B84A29" w:rsidRPr="009F2CD5" w:rsidRDefault="00B84A29" w:rsidP="00AA4D94">
            <w:pPr>
              <w:spacing w:line="252" w:lineRule="auto"/>
              <w:rPr>
                <w:rFonts w:ascii="Times New Roman" w:eastAsia="Microsoft YaHei" w:hAnsi="Times New Roman" w:cs="Times New Roman"/>
                <w:sz w:val="24"/>
              </w:rPr>
            </w:pPr>
            <w:r w:rsidRPr="009F2CD5">
              <w:rPr>
                <w:rFonts w:ascii="Times New Roman" w:eastAsia="Microsoft YaHei" w:hAnsi="Times New Roman" w:cs="Times New Roman"/>
                <w:sz w:val="24"/>
              </w:rPr>
              <w:t xml:space="preserve"> </w:t>
            </w:r>
          </w:p>
          <w:p w14:paraId="7E4AB677" w14:textId="77777777" w:rsidR="00B84A29" w:rsidRPr="009F2CD5" w:rsidRDefault="00B84A29" w:rsidP="003B55C3">
            <w:pPr>
              <w:pStyle w:val="ListParagraph1"/>
              <w:ind w:left="0"/>
              <w:jc w:val="left"/>
              <w:rPr>
                <w:ins w:id="106" w:author="Jeo" w:date="2021-03-09T17:15:00Z"/>
                <w:rFonts w:eastAsia="Microsoft YaHei"/>
                <w:szCs w:val="24"/>
              </w:rPr>
            </w:pPr>
          </w:p>
          <w:p w14:paraId="1346DF5B" w14:textId="77777777" w:rsidR="00B84A29" w:rsidRPr="009F2CD5" w:rsidRDefault="00B84A29" w:rsidP="003B55C3">
            <w:pPr>
              <w:spacing w:line="252" w:lineRule="auto"/>
              <w:rPr>
                <w:rFonts w:ascii="Times New Roman" w:eastAsia="Microsoft YaHei" w:hAnsi="Times New Roman" w:cs="Times New Roman"/>
                <w:color w:val="FF0000"/>
                <w:sz w:val="24"/>
              </w:rPr>
            </w:pPr>
            <w:r w:rsidRPr="009F2CD5">
              <w:rPr>
                <w:rFonts w:ascii="Times New Roman" w:eastAsia="Microsoft YaHei" w:hAnsi="Times New Roman" w:cs="Times New Roman"/>
                <w:b/>
                <w:bCs/>
                <w:sz w:val="24"/>
              </w:rPr>
              <w:t xml:space="preserve">WEAK POINT 2: </w:t>
            </w:r>
            <w:r w:rsidRPr="009F2CD5">
              <w:rPr>
                <w:rFonts w:ascii="Times New Roman" w:eastAsia="Microsoft YaHei" w:hAnsi="Times New Roman" w:cs="Times New Roman"/>
                <w:b/>
                <w:bCs/>
                <w:color w:val="FF0000"/>
                <w:sz w:val="24"/>
              </w:rPr>
              <w:t xml:space="preserve">The overview paragraph can be </w:t>
            </w:r>
            <w:proofErr w:type="gramStart"/>
            <w:r w:rsidRPr="009F2CD5">
              <w:rPr>
                <w:rFonts w:ascii="Times New Roman" w:eastAsia="Microsoft YaHei" w:hAnsi="Times New Roman" w:cs="Times New Roman"/>
                <w:b/>
                <w:bCs/>
                <w:color w:val="FF0000"/>
                <w:sz w:val="24"/>
              </w:rPr>
              <w:t>improved .</w:t>
            </w:r>
            <w:proofErr w:type="gramEnd"/>
            <w:r w:rsidRPr="009F2CD5">
              <w:rPr>
                <w:rFonts w:ascii="Times New Roman" w:eastAsia="Microsoft YaHei" w:hAnsi="Times New Roman" w:cs="Times New Roman"/>
                <w:color w:val="FF0000"/>
                <w:sz w:val="24"/>
              </w:rPr>
              <w:t xml:space="preserve"> </w:t>
            </w:r>
          </w:p>
          <w:p w14:paraId="20F35DBC" w14:textId="77777777" w:rsidR="00B84A29" w:rsidRPr="009F2CD5" w:rsidRDefault="00B84A29" w:rsidP="003B55C3">
            <w:pPr>
              <w:shd w:val="clear" w:color="auto" w:fill="FDFBFC"/>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MY ADVICE: </w:t>
            </w:r>
          </w:p>
          <w:p w14:paraId="335FA733" w14:textId="77777777" w:rsidR="00B84A29" w:rsidRPr="009F2CD5" w:rsidRDefault="00B84A29" w:rsidP="003B55C3">
            <w:pPr>
              <w:pStyle w:val="ListParagraph"/>
              <w:numPr>
                <w:ilvl w:val="0"/>
                <w:numId w:val="8"/>
              </w:numPr>
              <w:shd w:val="clear" w:color="auto" w:fill="FDFBFC"/>
              <w:spacing w:line="254" w:lineRule="auto"/>
              <w:rPr>
                <w:rFonts w:eastAsia="Microsoft YaHei"/>
                <w:color w:val="000000"/>
                <w:szCs w:val="24"/>
              </w:rPr>
            </w:pPr>
            <w:r w:rsidRPr="009F2CD5">
              <w:rPr>
                <w:rFonts w:eastAsia="Microsoft YaHei"/>
                <w:b/>
                <w:bCs/>
                <w:color w:val="000000"/>
                <w:szCs w:val="24"/>
              </w:rPr>
              <w:t>Solution for the overview of multiple charts</w:t>
            </w:r>
            <w:proofErr w:type="gramStart"/>
            <w:r w:rsidRPr="009F2CD5">
              <w:rPr>
                <w:rFonts w:eastAsia="Microsoft YaHei"/>
                <w:b/>
                <w:bCs/>
                <w:color w:val="000000"/>
                <w:szCs w:val="24"/>
              </w:rPr>
              <w:t>/  a</w:t>
            </w:r>
            <w:proofErr w:type="gramEnd"/>
            <w:r w:rsidRPr="009F2CD5">
              <w:rPr>
                <w:rFonts w:eastAsia="Microsoft YaHei"/>
                <w:b/>
                <w:bCs/>
                <w:color w:val="000000"/>
                <w:szCs w:val="24"/>
              </w:rPr>
              <w:t xml:space="preserve"> chart with many data in a static task– </w:t>
            </w:r>
            <w:r w:rsidRPr="009F2CD5">
              <w:rPr>
                <w:rFonts w:eastAsia="Microsoft YaHei"/>
                <w:color w:val="000000"/>
                <w:szCs w:val="24"/>
              </w:rPr>
              <w:t xml:space="preserve">Pick 2 of the most obvious features from each graph and limit yourself to writing about these things and these things only. Don’t worry about leaving information out; the examiner will be </w:t>
            </w:r>
            <w:proofErr w:type="gramStart"/>
            <w:r w:rsidRPr="009F2CD5">
              <w:rPr>
                <w:rFonts w:eastAsia="Microsoft YaHei"/>
                <w:color w:val="000000"/>
                <w:szCs w:val="24"/>
              </w:rPr>
              <w:t>actually looking</w:t>
            </w:r>
            <w:proofErr w:type="gramEnd"/>
            <w:r w:rsidRPr="009F2CD5">
              <w:rPr>
                <w:rFonts w:eastAsia="Microsoft YaHei"/>
                <w:color w:val="000000"/>
                <w:szCs w:val="24"/>
              </w:rPr>
              <w:t xml:space="preserve"> for your ability to leave insignificant information out because this shows that you are </w:t>
            </w:r>
            <w:proofErr w:type="spellStart"/>
            <w:r w:rsidRPr="009F2CD5">
              <w:rPr>
                <w:rFonts w:eastAsia="Microsoft YaHei"/>
                <w:color w:val="000000"/>
                <w:szCs w:val="24"/>
              </w:rPr>
              <w:t>summarising</w:t>
            </w:r>
            <w:proofErr w:type="spellEnd"/>
            <w:r w:rsidRPr="009F2CD5">
              <w:rPr>
                <w:rFonts w:eastAsia="Microsoft YaHei"/>
                <w:color w:val="000000"/>
                <w:szCs w:val="24"/>
              </w:rPr>
              <w:t xml:space="preserve"> and only reporting the main features. We normally </w:t>
            </w:r>
            <w:r w:rsidRPr="009F2CD5">
              <w:rPr>
                <w:rFonts w:eastAsia="Microsoft YaHei"/>
                <w:color w:val="000000"/>
                <w:szCs w:val="24"/>
                <w:highlight w:val="yellow"/>
              </w:rPr>
              <w:t>highlight the highest and lowest</w:t>
            </w:r>
            <w:r w:rsidRPr="009F2CD5">
              <w:rPr>
                <w:rFonts w:eastAsia="Microsoft YaHei"/>
                <w:color w:val="000000"/>
                <w:szCs w:val="24"/>
              </w:rPr>
              <w:t xml:space="preserve">. </w:t>
            </w:r>
          </w:p>
          <w:p w14:paraId="779E2850" w14:textId="77777777" w:rsidR="00B84A29" w:rsidRPr="009F2CD5" w:rsidRDefault="00B84A29" w:rsidP="003B55C3">
            <w:pPr>
              <w:shd w:val="clear" w:color="auto" w:fill="FDFBFC"/>
              <w:rPr>
                <w:rFonts w:ascii="Times New Roman" w:eastAsia="Microsoft YaHei" w:hAnsi="Times New Roman" w:cs="Times New Roman"/>
                <w:color w:val="000000"/>
                <w:sz w:val="24"/>
              </w:rPr>
            </w:pPr>
            <w:r w:rsidRPr="009F2CD5">
              <w:rPr>
                <w:rFonts w:ascii="Times New Roman" w:eastAsia="Microsoft YaHei" w:hAnsi="Times New Roman" w:cs="Times New Roman"/>
                <w:b/>
                <w:bCs/>
                <w:sz w:val="24"/>
              </w:rPr>
              <w:t xml:space="preserve"> </w:t>
            </w:r>
          </w:p>
          <w:p w14:paraId="097D8EA2" w14:textId="77777777" w:rsidR="00B84A29" w:rsidRPr="009F2CD5" w:rsidRDefault="00B84A29" w:rsidP="003B55C3">
            <w:pPr>
              <w:spacing w:line="252" w:lineRule="auto"/>
              <w:rPr>
                <w:rFonts w:ascii="Times New Roman" w:eastAsia="Microsoft YaHei" w:hAnsi="Times New Roman" w:cs="Times New Roman"/>
                <w:b/>
                <w:bCs/>
                <w:sz w:val="24"/>
              </w:rPr>
            </w:pPr>
          </w:p>
          <w:p w14:paraId="30D5A336" w14:textId="77777777" w:rsidR="00B84A29" w:rsidRPr="009F2CD5" w:rsidRDefault="00B84A29" w:rsidP="003B55C3">
            <w:pPr>
              <w:spacing w:line="252" w:lineRule="auto"/>
              <w:rPr>
                <w:rFonts w:ascii="Times New Roman" w:eastAsia="Microsoft YaHei" w:hAnsi="Times New Roman" w:cs="Times New Roman"/>
                <w:sz w:val="24"/>
              </w:rPr>
            </w:pPr>
            <w:r w:rsidRPr="009F2CD5">
              <w:rPr>
                <w:rFonts w:ascii="Times New Roman" w:eastAsia="Microsoft YaHei" w:hAnsi="Times New Roman" w:cs="Times New Roman"/>
                <w:b/>
                <w:bCs/>
                <w:sz w:val="24"/>
              </w:rPr>
              <w:t xml:space="preserve">POSITIVE RESULT OF THE CHANGE: </w:t>
            </w:r>
            <w:r w:rsidRPr="009F2CD5">
              <w:rPr>
                <w:rFonts w:ascii="Times New Roman" w:eastAsia="Microsoft YaHei" w:hAnsi="Times New Roman" w:cs="Times New Roman"/>
                <w:sz w:val="24"/>
              </w:rPr>
              <w:t>Having an overview paragraph cannot guarantee that you can get an automatic score of 7. Consider these things:</w:t>
            </w:r>
          </w:p>
          <w:p w14:paraId="0EE3179A" w14:textId="77777777" w:rsidR="00B84A29" w:rsidRPr="009F2CD5" w:rsidRDefault="00B84A29" w:rsidP="003B55C3">
            <w:pPr>
              <w:pStyle w:val="ListParagraph"/>
              <w:numPr>
                <w:ilvl w:val="0"/>
                <w:numId w:val="9"/>
              </w:numPr>
              <w:spacing w:line="252" w:lineRule="auto"/>
              <w:rPr>
                <w:rFonts w:eastAsia="Microsoft YaHei"/>
                <w:szCs w:val="24"/>
              </w:rPr>
            </w:pPr>
            <w:r w:rsidRPr="009F2CD5">
              <w:rPr>
                <w:rFonts w:eastAsia="Microsoft YaHei"/>
                <w:szCs w:val="24"/>
              </w:rPr>
              <w:t>5 in TA= this has NO/poor/wrong overview</w:t>
            </w:r>
          </w:p>
          <w:p w14:paraId="390D1F46" w14:textId="77777777" w:rsidR="00B84A29" w:rsidRPr="009F2CD5" w:rsidRDefault="00B84A29" w:rsidP="003B55C3">
            <w:pPr>
              <w:pStyle w:val="ListParagraph"/>
              <w:numPr>
                <w:ilvl w:val="0"/>
                <w:numId w:val="9"/>
              </w:numPr>
              <w:spacing w:line="252" w:lineRule="auto"/>
              <w:rPr>
                <w:rFonts w:eastAsia="Microsoft YaHei"/>
                <w:szCs w:val="24"/>
              </w:rPr>
            </w:pPr>
            <w:r w:rsidRPr="009F2CD5">
              <w:rPr>
                <w:rFonts w:eastAsia="Microsoft YaHei"/>
                <w:szCs w:val="24"/>
              </w:rPr>
              <w:t>6 in TA= this has an overview with 1 correct summary or 1 that needs improvement</w:t>
            </w:r>
          </w:p>
          <w:p w14:paraId="4775A056" w14:textId="77777777" w:rsidR="00B84A29" w:rsidRPr="009F2CD5" w:rsidRDefault="00B84A29" w:rsidP="003B55C3">
            <w:pPr>
              <w:pStyle w:val="ListParagraph"/>
              <w:numPr>
                <w:ilvl w:val="0"/>
                <w:numId w:val="9"/>
              </w:numPr>
              <w:spacing w:line="252" w:lineRule="auto"/>
              <w:rPr>
                <w:rFonts w:eastAsia="Microsoft YaHei"/>
                <w:szCs w:val="24"/>
              </w:rPr>
            </w:pPr>
            <w:r w:rsidRPr="009F2CD5">
              <w:rPr>
                <w:rFonts w:eastAsia="Microsoft YaHei"/>
                <w:szCs w:val="24"/>
              </w:rPr>
              <w:t xml:space="preserve">7 in TA= good and accurate overview; the general trends and main features were highlighted. There is an error but it’s a mere grammar or word slip. </w:t>
            </w:r>
          </w:p>
          <w:p w14:paraId="0694F044" w14:textId="77777777" w:rsidR="00B84A29" w:rsidRPr="009F2CD5" w:rsidRDefault="00B84A29" w:rsidP="003B55C3">
            <w:pPr>
              <w:spacing w:line="252" w:lineRule="auto"/>
              <w:rPr>
                <w:rFonts w:ascii="Times New Roman" w:eastAsia="Microsoft YaHei" w:hAnsi="Times New Roman" w:cs="Times New Roman"/>
                <w:sz w:val="24"/>
              </w:rPr>
            </w:pPr>
            <w:proofErr w:type="gramStart"/>
            <w:r w:rsidRPr="009F2CD5">
              <w:rPr>
                <w:rFonts w:ascii="Times New Roman" w:eastAsia="Microsoft YaHei" w:hAnsi="Times New Roman" w:cs="Times New Roman"/>
                <w:sz w:val="24"/>
              </w:rPr>
              <w:lastRenderedPageBreak/>
              <w:t>So</w:t>
            </w:r>
            <w:proofErr w:type="gramEnd"/>
            <w:r w:rsidRPr="009F2CD5">
              <w:rPr>
                <w:rFonts w:ascii="Times New Roman" w:eastAsia="Microsoft YaHei" w:hAnsi="Times New Roman" w:cs="Times New Roman"/>
                <w:sz w:val="24"/>
              </w:rPr>
              <w:t xml:space="preserve"> if you wish to get 6 or higher in TA, then have a good and stronger overview.</w:t>
            </w:r>
          </w:p>
          <w:p w14:paraId="555FBA58" w14:textId="77777777" w:rsidR="00B84A29" w:rsidRPr="009F2CD5" w:rsidRDefault="00B84A29" w:rsidP="00AA4D94">
            <w:pPr>
              <w:rPr>
                <w:rFonts w:ascii="Times New Roman" w:hAnsi="Times New Roman" w:cs="Times New Roman"/>
                <w:sz w:val="24"/>
              </w:rPr>
            </w:pPr>
          </w:p>
        </w:tc>
      </w:tr>
    </w:tbl>
    <w:p w14:paraId="24E6ACF3"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lastRenderedPageBreak/>
        <w:t xml:space="preserve"> </w:t>
      </w:r>
    </w:p>
    <w:p w14:paraId="24E6ACF4" w14:textId="77777777" w:rsidR="004A4D26" w:rsidRPr="009F2CD5" w:rsidRDefault="000D393C">
      <w:pPr>
        <w:rPr>
          <w:rFonts w:ascii="Times New Roman" w:hAnsi="Times New Roman" w:cs="Times New Roman"/>
          <w:color w:val="C00000"/>
          <w:sz w:val="24"/>
        </w:rPr>
      </w:pPr>
      <w:r w:rsidRPr="009F2CD5">
        <w:rPr>
          <w:rFonts w:ascii="Times New Roman" w:hAnsi="Times New Roman" w:cs="Times New Roman"/>
          <w:color w:val="C00000"/>
          <w:sz w:val="24"/>
        </w:rPr>
        <w:t>CC</w:t>
      </w:r>
      <w:r w:rsidRPr="009F2CD5">
        <w:rPr>
          <w:rFonts w:ascii="Times New Roman" w:hAnsi="Times New Roman" w:cs="Times New Roman"/>
          <w:color w:val="C00000"/>
          <w:sz w:val="24"/>
        </w:rPr>
        <w:t xml:space="preserve"> </w:t>
      </w:r>
      <w:proofErr w:type="gramStart"/>
      <w:r w:rsidRPr="009F2CD5">
        <w:rPr>
          <w:rFonts w:ascii="Times New Roman" w:hAnsi="Times New Roman" w:cs="Times New Roman"/>
          <w:color w:val="C00000"/>
          <w:sz w:val="24"/>
        </w:rPr>
        <w:t>(</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lang w:eastAsia="en-US"/>
        </w:rPr>
        <w:t>Coherence</w:t>
      </w:r>
      <w:proofErr w:type="gramEnd"/>
      <w:r w:rsidRPr="009F2CD5">
        <w:rPr>
          <w:rFonts w:ascii="Times New Roman" w:hAnsi="Times New Roman" w:cs="Times New Roman"/>
          <w:color w:val="C00000"/>
          <w:sz w:val="24"/>
          <w:lang w:eastAsia="en-US"/>
        </w:rPr>
        <w:t xml:space="preserve"> and Cohesion</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rPr>
        <w:t>)</w:t>
      </w:r>
    </w:p>
    <w:tbl>
      <w:tblPr>
        <w:tblStyle w:val="TableGrid"/>
        <w:tblW w:w="8522" w:type="dxa"/>
        <w:tblLayout w:type="fixed"/>
        <w:tblLook w:val="04A0" w:firstRow="1" w:lastRow="0" w:firstColumn="1" w:lastColumn="0" w:noHBand="0" w:noVBand="1"/>
      </w:tblPr>
      <w:tblGrid>
        <w:gridCol w:w="8522"/>
      </w:tblGrid>
      <w:tr w:rsidR="00B84A29" w:rsidRPr="009F2CD5" w14:paraId="24E6ACF6" w14:textId="77777777" w:rsidTr="00B84A29">
        <w:tc>
          <w:tcPr>
            <w:tcW w:w="8522" w:type="dxa"/>
          </w:tcPr>
          <w:p w14:paraId="443E91D6" w14:textId="77777777" w:rsidR="00B84A29" w:rsidRPr="009F2CD5" w:rsidRDefault="00B84A29" w:rsidP="00301DF2">
            <w:pPr>
              <w:spacing w:line="252" w:lineRule="auto"/>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WEAK POINT 1. </w:t>
            </w:r>
            <w:r w:rsidRPr="009F2CD5">
              <w:rPr>
                <w:rFonts w:ascii="Times New Roman" w:eastAsia="Microsoft YaHei" w:hAnsi="Times New Roman" w:cs="Times New Roman"/>
                <w:color w:val="FF0000"/>
                <w:sz w:val="24"/>
              </w:rPr>
              <w:t xml:space="preserve">Proper grouping of data may be improved to create a more relevant </w:t>
            </w:r>
            <w:proofErr w:type="gramStart"/>
            <w:r w:rsidRPr="009F2CD5">
              <w:rPr>
                <w:rFonts w:ascii="Times New Roman" w:eastAsia="Microsoft YaHei" w:hAnsi="Times New Roman" w:cs="Times New Roman"/>
                <w:color w:val="FF0000"/>
                <w:sz w:val="24"/>
              </w:rPr>
              <w:t>comparison</w:t>
            </w:r>
            <w:proofErr w:type="gramEnd"/>
            <w:r w:rsidRPr="009F2CD5">
              <w:rPr>
                <w:rFonts w:ascii="Times New Roman" w:eastAsia="Microsoft YaHei" w:hAnsi="Times New Roman" w:cs="Times New Roman"/>
                <w:color w:val="FF0000"/>
                <w:sz w:val="24"/>
              </w:rPr>
              <w:t xml:space="preserve"> </w:t>
            </w:r>
          </w:p>
          <w:p w14:paraId="2F6D9DAD" w14:textId="77777777" w:rsidR="00B84A29" w:rsidRPr="009F2CD5" w:rsidRDefault="00B84A29" w:rsidP="00301DF2">
            <w:pPr>
              <w:spacing w:line="252" w:lineRule="auto"/>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MY ADVICE: </w:t>
            </w:r>
          </w:p>
          <w:p w14:paraId="1B46D502" w14:textId="77777777" w:rsidR="00B84A29" w:rsidRPr="009F2CD5" w:rsidRDefault="00B84A29" w:rsidP="00301DF2">
            <w:pPr>
              <w:pStyle w:val="ListParagraph"/>
              <w:numPr>
                <w:ilvl w:val="0"/>
                <w:numId w:val="10"/>
              </w:numPr>
              <w:spacing w:after="0" w:line="240" w:lineRule="auto"/>
              <w:rPr>
                <w:rFonts w:eastAsia="Microsoft YaHei"/>
                <w:szCs w:val="24"/>
              </w:rPr>
            </w:pPr>
            <w:r w:rsidRPr="009F2CD5">
              <w:rPr>
                <w:rFonts w:eastAsia="Microsoft YaHei"/>
                <w:szCs w:val="24"/>
              </w:rPr>
              <w:t xml:space="preserve">In Task 1, you should group the data well. </w:t>
            </w:r>
            <w:r w:rsidRPr="009F2CD5">
              <w:rPr>
                <w:rFonts w:eastAsia="Microsoft YaHei"/>
                <w:szCs w:val="24"/>
                <w:u w:val="single"/>
              </w:rPr>
              <w:t>***to make a logical division of data</w:t>
            </w:r>
            <w:r w:rsidRPr="009F2CD5">
              <w:rPr>
                <w:rFonts w:eastAsia="Microsoft YaHei"/>
                <w:szCs w:val="24"/>
              </w:rPr>
              <w:t xml:space="preserve">, group the bullet points and place them in each body according to their rank/trend and make relevant comparisons. In other words, don’t write all </w:t>
            </w:r>
            <w:proofErr w:type="gramStart"/>
            <w:r w:rsidRPr="009F2CD5">
              <w:rPr>
                <w:rFonts w:eastAsia="Microsoft YaHei"/>
                <w:szCs w:val="24"/>
              </w:rPr>
              <w:t>information</w:t>
            </w:r>
            <w:proofErr w:type="gramEnd"/>
            <w:r w:rsidRPr="009F2CD5">
              <w:rPr>
                <w:rFonts w:eastAsia="Microsoft YaHei"/>
                <w:szCs w:val="24"/>
              </w:rPr>
              <w:t xml:space="preserve"> in one paragraph.  </w:t>
            </w:r>
          </w:p>
          <w:p w14:paraId="07667B6E" w14:textId="77777777" w:rsidR="00B84A29" w:rsidRPr="009F2CD5" w:rsidRDefault="00B84A29" w:rsidP="00301DF2">
            <w:pPr>
              <w:tabs>
                <w:tab w:val="left" w:pos="4815"/>
              </w:tabs>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 </w:t>
            </w:r>
          </w:p>
          <w:p w14:paraId="0199EC4D"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sz w:val="24"/>
              </w:rPr>
              <w:t xml:space="preserve">BODY1: </w:t>
            </w:r>
            <w:r w:rsidRPr="009F2CD5">
              <w:rPr>
                <w:rFonts w:ascii="Times New Roman" w:eastAsia="Microsoft YaHei" w:hAnsi="Times New Roman" w:cs="Times New Roman"/>
                <w:b/>
                <w:bCs/>
                <w:sz w:val="24"/>
              </w:rPr>
              <w:t>two developed nations (North America and Europe):</w:t>
            </w:r>
          </w:p>
          <w:p w14:paraId="090B0870"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sz w:val="24"/>
              </w:rPr>
              <w:t>= show the highest ranks for these two</w:t>
            </w:r>
          </w:p>
          <w:p w14:paraId="074F6897"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sz w:val="24"/>
              </w:rPr>
              <w:t xml:space="preserve">= group the data for agriculture (over 30%, under 40%, over one-third…) </w:t>
            </w:r>
          </w:p>
          <w:p w14:paraId="0C6C14CE" w14:textId="77777777" w:rsidR="00B84A29" w:rsidRPr="009F2CD5" w:rsidRDefault="00B84A29" w:rsidP="00301DF2">
            <w:pPr>
              <w:tabs>
                <w:tab w:val="left" w:pos="4815"/>
              </w:tabs>
              <w:rPr>
                <w:rFonts w:ascii="Times New Roman" w:eastAsia="Microsoft YaHei" w:hAnsi="Times New Roman" w:cs="Times New Roman"/>
                <w:b/>
                <w:bCs/>
                <w:sz w:val="24"/>
              </w:rPr>
            </w:pPr>
            <w:r w:rsidRPr="009F2CD5">
              <w:rPr>
                <w:rFonts w:ascii="Times New Roman" w:eastAsia="Microsoft YaHei" w:hAnsi="Times New Roman" w:cs="Times New Roman"/>
                <w:sz w:val="24"/>
              </w:rPr>
              <w:t xml:space="preserve">BODY 2: </w:t>
            </w:r>
            <w:r w:rsidRPr="009F2CD5">
              <w:rPr>
                <w:rFonts w:ascii="Times New Roman" w:eastAsia="Microsoft YaHei" w:hAnsi="Times New Roman" w:cs="Times New Roman"/>
                <w:b/>
                <w:bCs/>
                <w:sz w:val="24"/>
              </w:rPr>
              <w:t>four developing nations</w:t>
            </w:r>
          </w:p>
          <w:p w14:paraId="2966D78D"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b/>
                <w:bCs/>
                <w:sz w:val="24"/>
              </w:rPr>
              <w:t xml:space="preserve">= </w:t>
            </w:r>
            <w:r w:rsidRPr="009F2CD5">
              <w:rPr>
                <w:rFonts w:ascii="Times New Roman" w:eastAsia="Microsoft YaHei" w:hAnsi="Times New Roman" w:cs="Times New Roman"/>
                <w:sz w:val="24"/>
              </w:rPr>
              <w:t xml:space="preserve">group figure for agriculture (over three quarters, over 70%, ranged around 80%, </w:t>
            </w:r>
            <w:proofErr w:type="gramStart"/>
            <w:r w:rsidRPr="009F2CD5">
              <w:rPr>
                <w:rFonts w:ascii="Times New Roman" w:eastAsia="Microsoft YaHei" w:hAnsi="Times New Roman" w:cs="Times New Roman"/>
                <w:sz w:val="24"/>
              </w:rPr>
              <w:t>more or less 80</w:t>
            </w:r>
            <w:proofErr w:type="gramEnd"/>
            <w:r w:rsidRPr="009F2CD5">
              <w:rPr>
                <w:rFonts w:ascii="Times New Roman" w:eastAsia="Microsoft YaHei" w:hAnsi="Times New Roman" w:cs="Times New Roman"/>
                <w:sz w:val="24"/>
              </w:rPr>
              <w:t xml:space="preserve">%....) </w:t>
            </w:r>
          </w:p>
          <w:p w14:paraId="6967FA99"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sz w:val="24"/>
              </w:rPr>
              <w:t>= group their lowest rates (not exceeding 12%, no surpassing 15%, ranging around 10% more or less</w:t>
            </w:r>
          </w:p>
          <w:p w14:paraId="5505B4E2"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sz w:val="24"/>
              </w:rPr>
              <w:t>= emphasize highest rank (88%)</w:t>
            </w:r>
          </w:p>
          <w:p w14:paraId="56F91678" w14:textId="77777777" w:rsidR="00B84A29" w:rsidRPr="009F2CD5" w:rsidRDefault="00B84A29" w:rsidP="00301DF2">
            <w:pPr>
              <w:tabs>
                <w:tab w:val="left" w:pos="4815"/>
              </w:tabs>
              <w:rPr>
                <w:rFonts w:ascii="Times New Roman" w:eastAsia="Microsoft YaHei" w:hAnsi="Times New Roman" w:cs="Times New Roman"/>
                <w:sz w:val="24"/>
              </w:rPr>
            </w:pPr>
            <w:r w:rsidRPr="009F2CD5">
              <w:rPr>
                <w:rFonts w:ascii="Times New Roman" w:eastAsia="Microsoft YaHei" w:hAnsi="Times New Roman" w:cs="Times New Roman"/>
                <w:sz w:val="24"/>
              </w:rPr>
              <w:t xml:space="preserve"> </w:t>
            </w:r>
          </w:p>
          <w:p w14:paraId="2CDFE7AA" w14:textId="77777777" w:rsidR="00B84A29" w:rsidRPr="009F2CD5" w:rsidRDefault="00B84A29" w:rsidP="00301DF2">
            <w:pPr>
              <w:tabs>
                <w:tab w:val="left" w:pos="4815"/>
              </w:tabs>
              <w:rPr>
                <w:rFonts w:ascii="Times New Roman" w:hAnsi="Times New Roman" w:cs="Times New Roman"/>
                <w:b/>
                <w:bCs/>
                <w:sz w:val="24"/>
              </w:rPr>
            </w:pPr>
            <w:r w:rsidRPr="009F2CD5">
              <w:rPr>
                <w:rFonts w:ascii="Times New Roman" w:hAnsi="Times New Roman" w:cs="Times New Roman"/>
                <w:b/>
                <w:bCs/>
                <w:sz w:val="24"/>
              </w:rPr>
              <w:t xml:space="preserve">Other grouping </w:t>
            </w:r>
          </w:p>
          <w:p w14:paraId="24C73814"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 xml:space="preserve">Group/body 1: (highest vs. lowest)- agriculture vs. </w:t>
            </w:r>
            <w:proofErr w:type="gramStart"/>
            <w:r w:rsidRPr="009F2CD5">
              <w:rPr>
                <w:rFonts w:ascii="Times New Roman" w:hAnsi="Times New Roman" w:cs="Times New Roman"/>
                <w:sz w:val="24"/>
              </w:rPr>
              <w:t>domestic</w:t>
            </w:r>
            <w:proofErr w:type="gramEnd"/>
          </w:p>
          <w:p w14:paraId="09BF3082"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 xml:space="preserve">Group/body 2: (second highest)- </w:t>
            </w:r>
            <w:proofErr w:type="gramStart"/>
            <w:r w:rsidRPr="009F2CD5">
              <w:rPr>
                <w:rFonts w:ascii="Times New Roman" w:hAnsi="Times New Roman" w:cs="Times New Roman"/>
                <w:sz w:val="24"/>
              </w:rPr>
              <w:t>industry</w:t>
            </w:r>
            <w:proofErr w:type="gramEnd"/>
          </w:p>
          <w:p w14:paraId="06B4AB85"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or</w:t>
            </w:r>
          </w:p>
          <w:p w14:paraId="5C24BAF2"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group 1: two highest</w:t>
            </w:r>
          </w:p>
          <w:p w14:paraId="0824C782"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group 2: one lowest</w:t>
            </w:r>
          </w:p>
          <w:p w14:paraId="060687CB"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or</w:t>
            </w:r>
          </w:p>
          <w:p w14:paraId="439427C0"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BODY1: agriculture (highest): compare developing and developed countries.</w:t>
            </w:r>
          </w:p>
          <w:p w14:paraId="25C5C2A6" w14:textId="77777777" w:rsidR="00B84A29" w:rsidRPr="009F2CD5" w:rsidRDefault="00B84A29" w:rsidP="00301DF2">
            <w:pPr>
              <w:tabs>
                <w:tab w:val="left" w:pos="4815"/>
              </w:tabs>
              <w:rPr>
                <w:rFonts w:ascii="Times New Roman" w:hAnsi="Times New Roman" w:cs="Times New Roman"/>
                <w:sz w:val="24"/>
              </w:rPr>
            </w:pPr>
            <w:r w:rsidRPr="009F2CD5">
              <w:rPr>
                <w:rFonts w:ascii="Times New Roman" w:hAnsi="Times New Roman" w:cs="Times New Roman"/>
                <w:sz w:val="24"/>
              </w:rPr>
              <w:t>BODY 2: industrial and domestic (lower): compare developing and developed countries.</w:t>
            </w:r>
          </w:p>
          <w:p w14:paraId="2EC9223D" w14:textId="77777777" w:rsidR="00B84A29" w:rsidRPr="009F2CD5" w:rsidRDefault="00B84A29" w:rsidP="00301DF2">
            <w:pPr>
              <w:pStyle w:val="ListParagraph"/>
              <w:shd w:val="clear" w:color="auto" w:fill="FDFBFC"/>
              <w:spacing w:after="0" w:line="240" w:lineRule="auto"/>
              <w:ind w:left="990"/>
              <w:rPr>
                <w:rFonts w:eastAsia="Microsoft YaHei"/>
                <w:color w:val="00B050"/>
                <w:szCs w:val="24"/>
                <w:lang w:eastAsia="en-PH"/>
              </w:rPr>
            </w:pPr>
          </w:p>
          <w:p w14:paraId="75334005" w14:textId="77777777" w:rsidR="00B84A29" w:rsidRPr="009F2CD5" w:rsidRDefault="00B84A29" w:rsidP="00301DF2">
            <w:pPr>
              <w:spacing w:line="252" w:lineRule="auto"/>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POSITIVE RESULT OF THE CHANGE: </w:t>
            </w:r>
            <w:r w:rsidRPr="009F2CD5">
              <w:rPr>
                <w:rFonts w:ascii="Times New Roman" w:eastAsia="Microsoft YaHei" w:hAnsi="Times New Roman" w:cs="Times New Roman"/>
                <w:sz w:val="24"/>
              </w:rPr>
              <w:t xml:space="preserve">better summary and grouping of data  </w:t>
            </w:r>
          </w:p>
          <w:p w14:paraId="307A68AD" w14:textId="77777777" w:rsidR="00B84A29" w:rsidRPr="009F2CD5" w:rsidRDefault="00B84A29" w:rsidP="00301DF2">
            <w:pPr>
              <w:rPr>
                <w:rFonts w:ascii="Times New Roman" w:hAnsi="Times New Roman" w:cs="Times New Roman"/>
                <w:sz w:val="24"/>
              </w:rPr>
            </w:pPr>
          </w:p>
        </w:tc>
      </w:tr>
    </w:tbl>
    <w:p w14:paraId="24E6ACF7"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p>
    <w:p w14:paraId="24E6ACF8" w14:textId="77777777" w:rsidR="004A4D26" w:rsidRPr="009F2CD5" w:rsidRDefault="000D393C">
      <w:pPr>
        <w:rPr>
          <w:rFonts w:ascii="Times New Roman" w:hAnsi="Times New Roman" w:cs="Times New Roman"/>
          <w:color w:val="C00000"/>
          <w:sz w:val="24"/>
        </w:rPr>
      </w:pPr>
      <w:r w:rsidRPr="009F2CD5">
        <w:rPr>
          <w:rFonts w:ascii="Times New Roman" w:hAnsi="Times New Roman" w:cs="Times New Roman"/>
          <w:color w:val="C00000"/>
          <w:sz w:val="24"/>
          <w:lang w:eastAsia="en-US"/>
        </w:rPr>
        <w:t>LR</w:t>
      </w:r>
      <w:r w:rsidRPr="009F2CD5">
        <w:rPr>
          <w:rFonts w:ascii="Times New Roman" w:hAnsi="Times New Roman" w:cs="Times New Roman"/>
          <w:color w:val="C00000"/>
          <w:sz w:val="24"/>
        </w:rPr>
        <w:t xml:space="preserve"> </w:t>
      </w:r>
      <w:proofErr w:type="gramStart"/>
      <w:r w:rsidRPr="009F2CD5">
        <w:rPr>
          <w:rFonts w:ascii="Times New Roman" w:hAnsi="Times New Roman" w:cs="Times New Roman"/>
          <w:color w:val="C00000"/>
          <w:sz w:val="24"/>
        </w:rPr>
        <w:t>(</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lang w:eastAsia="en-US"/>
        </w:rPr>
        <w:t>Lexical</w:t>
      </w:r>
      <w:proofErr w:type="gramEnd"/>
      <w:r w:rsidRPr="009F2CD5">
        <w:rPr>
          <w:rFonts w:ascii="Times New Roman" w:hAnsi="Times New Roman" w:cs="Times New Roman"/>
          <w:color w:val="C00000"/>
          <w:sz w:val="24"/>
          <w:lang w:eastAsia="en-US"/>
        </w:rPr>
        <w:t xml:space="preserve"> Resource</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rPr>
        <w:t>)</w:t>
      </w:r>
    </w:p>
    <w:tbl>
      <w:tblPr>
        <w:tblStyle w:val="TableGrid"/>
        <w:tblW w:w="8522" w:type="dxa"/>
        <w:tblLayout w:type="fixed"/>
        <w:tblLook w:val="04A0" w:firstRow="1" w:lastRow="0" w:firstColumn="1" w:lastColumn="0" w:noHBand="0" w:noVBand="1"/>
      </w:tblPr>
      <w:tblGrid>
        <w:gridCol w:w="8522"/>
      </w:tblGrid>
      <w:tr w:rsidR="004C784E" w:rsidRPr="009F2CD5" w14:paraId="24E6ACFA" w14:textId="77777777" w:rsidTr="004C784E">
        <w:tc>
          <w:tcPr>
            <w:tcW w:w="8522" w:type="dxa"/>
          </w:tcPr>
          <w:p w14:paraId="7F795A86" w14:textId="77777777" w:rsidR="004C784E" w:rsidRPr="009F2CD5" w:rsidRDefault="004C784E" w:rsidP="006F5BC1">
            <w:pPr>
              <w:spacing w:line="252" w:lineRule="auto"/>
              <w:rPr>
                <w:rFonts w:ascii="Times New Roman" w:eastAsia="Microsoft YaHei" w:hAnsi="Times New Roman" w:cs="Times New Roman"/>
                <w:color w:val="FF0000"/>
                <w:sz w:val="24"/>
              </w:rPr>
            </w:pPr>
            <w:r w:rsidRPr="009F2CD5">
              <w:rPr>
                <w:rFonts w:ascii="Times New Roman" w:eastAsia="Microsoft YaHei" w:hAnsi="Times New Roman" w:cs="Times New Roman"/>
                <w:sz w:val="24"/>
              </w:rPr>
              <w:t xml:space="preserve">  </w:t>
            </w:r>
            <w:r w:rsidRPr="009F2CD5">
              <w:rPr>
                <w:rFonts w:ascii="Times New Roman" w:eastAsia="Microsoft YaHei" w:hAnsi="Times New Roman" w:cs="Times New Roman"/>
                <w:b/>
                <w:bCs/>
                <w:sz w:val="24"/>
              </w:rPr>
              <w:t xml:space="preserve">WEAK POINT 1: </w:t>
            </w:r>
            <w:r w:rsidRPr="009F2CD5">
              <w:rPr>
                <w:rFonts w:ascii="Times New Roman" w:eastAsia="Microsoft YaHei" w:hAnsi="Times New Roman" w:cs="Times New Roman"/>
                <w:color w:val="FF0000"/>
                <w:sz w:val="24"/>
              </w:rPr>
              <w:t xml:space="preserve">Problems in word choices and repetitions </w:t>
            </w:r>
          </w:p>
          <w:p w14:paraId="6D92D172" w14:textId="77777777" w:rsidR="004C784E" w:rsidRPr="009F2CD5" w:rsidRDefault="004C784E" w:rsidP="006F5BC1">
            <w:pPr>
              <w:spacing w:line="252" w:lineRule="auto"/>
              <w:rPr>
                <w:rFonts w:ascii="Times New Roman" w:eastAsia="Microsoft YaHei" w:hAnsi="Times New Roman" w:cs="Times New Roman"/>
                <w:b/>
                <w:bCs/>
                <w:sz w:val="24"/>
              </w:rPr>
            </w:pPr>
          </w:p>
          <w:p w14:paraId="3479EB8A" w14:textId="77777777" w:rsidR="004C784E" w:rsidRPr="009F2CD5" w:rsidRDefault="004C784E" w:rsidP="006F5BC1">
            <w:pPr>
              <w:spacing w:line="252" w:lineRule="auto"/>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MY ADVICE: </w:t>
            </w:r>
          </w:p>
          <w:p w14:paraId="444DE0FA" w14:textId="77777777" w:rsidR="004C784E" w:rsidRPr="009F2CD5" w:rsidRDefault="004C784E" w:rsidP="006F5BC1">
            <w:pPr>
              <w:pStyle w:val="CommentText"/>
              <w:spacing w:line="252" w:lineRule="auto"/>
              <w:rPr>
                <w:rFonts w:ascii="Times New Roman" w:eastAsia="Microsoft YaHei" w:hAnsi="Times New Roman" w:cs="Times New Roman"/>
                <w:sz w:val="24"/>
              </w:rPr>
            </w:pPr>
            <w:r w:rsidRPr="009F2CD5">
              <w:rPr>
                <w:rFonts w:ascii="Times New Roman" w:eastAsia="Microsoft YaHei" w:hAnsi="Times New Roman" w:cs="Times New Roman"/>
                <w:color w:val="000000"/>
                <w:kern w:val="0"/>
                <w:sz w:val="24"/>
                <w:lang w:val="en-PH" w:eastAsia="en-PH"/>
              </w:rPr>
              <w:t>LEXICAL RANGE and GRAMMAR RANGE can be improved if you show variations in the languages you use. You can combine these tips in 1 essay:</w:t>
            </w:r>
          </w:p>
          <w:p w14:paraId="7ABCBA79" w14:textId="77777777" w:rsidR="004C784E" w:rsidRPr="009F2CD5" w:rsidRDefault="004C784E" w:rsidP="006F5BC1">
            <w:pPr>
              <w:rPr>
                <w:rFonts w:ascii="Times New Roman" w:eastAsia="Microsoft YaHei" w:hAnsi="Times New Roman" w:cs="Times New Roman"/>
                <w:color w:val="000000"/>
                <w:sz w:val="24"/>
              </w:rPr>
            </w:pPr>
            <w:r w:rsidRPr="009F2CD5">
              <w:rPr>
                <w:rFonts w:ascii="Times New Roman" w:eastAsia="Microsoft YaHei" w:hAnsi="Times New Roman" w:cs="Times New Roman"/>
                <w:color w:val="000000"/>
                <w:sz w:val="24"/>
              </w:rPr>
              <w:t>a.</w:t>
            </w:r>
            <w:r w:rsidRPr="009F2CD5">
              <w:rPr>
                <w:rFonts w:ascii="Times New Roman" w:eastAsia="Microsoft YaHei" w:hAnsi="Times New Roman" w:cs="Times New Roman"/>
                <w:color w:val="000000"/>
                <w:sz w:val="24"/>
              </w:rPr>
              <w:tab/>
            </w:r>
            <w:r w:rsidRPr="009F2CD5">
              <w:rPr>
                <w:rFonts w:ascii="Times New Roman" w:eastAsia="Microsoft YaHei" w:hAnsi="Times New Roman" w:cs="Times New Roman"/>
                <w:b/>
                <w:bCs/>
                <w:color w:val="000000"/>
                <w:sz w:val="24"/>
                <w:bdr w:val="none" w:sz="0" w:space="0" w:color="auto" w:frame="1"/>
              </w:rPr>
              <w:t>Precision and use of proper Synonyms</w:t>
            </w:r>
            <w:r w:rsidRPr="009F2CD5">
              <w:rPr>
                <w:rFonts w:ascii="Times New Roman" w:eastAsia="Microsoft YaHei" w:hAnsi="Times New Roman" w:cs="Times New Roman"/>
                <w:color w:val="000000"/>
                <w:sz w:val="24"/>
              </w:rPr>
              <w:t xml:space="preserve">: these are words with similar meaning.  </w:t>
            </w:r>
          </w:p>
          <w:p w14:paraId="354AA420" w14:textId="77777777" w:rsidR="004C784E" w:rsidRPr="009F2CD5" w:rsidRDefault="004C784E" w:rsidP="006F5BC1">
            <w:pPr>
              <w:ind w:left="630"/>
              <w:rPr>
                <w:rFonts w:ascii="Times New Roman" w:eastAsia="Microsoft YaHei" w:hAnsi="Times New Roman" w:cs="Times New Roman"/>
                <w:i/>
                <w:sz w:val="24"/>
              </w:rPr>
            </w:pPr>
            <w:r w:rsidRPr="009F2CD5">
              <w:rPr>
                <w:rFonts w:ascii="Times New Roman" w:eastAsia="Microsoft YaHei" w:hAnsi="Times New Roman" w:cs="Times New Roman"/>
                <w:sz w:val="24"/>
              </w:rPr>
              <w:t xml:space="preserve">WATER USE (noun): </w:t>
            </w:r>
            <w:r w:rsidRPr="009F2CD5">
              <w:rPr>
                <w:rFonts w:ascii="Times New Roman" w:eastAsia="Microsoft YaHei" w:hAnsi="Times New Roman" w:cs="Times New Roman"/>
                <w:i/>
                <w:sz w:val="24"/>
              </w:rPr>
              <w:t xml:space="preserve">water consumption, consumption of water, use of water, </w:t>
            </w:r>
            <w:r w:rsidRPr="009F2CD5">
              <w:rPr>
                <w:rFonts w:ascii="Times New Roman" w:eastAsia="Microsoft YaHei" w:hAnsi="Times New Roman" w:cs="Times New Roman"/>
                <w:i/>
                <w:sz w:val="24"/>
              </w:rPr>
              <w:lastRenderedPageBreak/>
              <w:t xml:space="preserve">water consumed/used, usage of </w:t>
            </w:r>
            <w:proofErr w:type="gramStart"/>
            <w:r w:rsidRPr="009F2CD5">
              <w:rPr>
                <w:rFonts w:ascii="Times New Roman" w:eastAsia="Microsoft YaHei" w:hAnsi="Times New Roman" w:cs="Times New Roman"/>
                <w:i/>
                <w:sz w:val="24"/>
              </w:rPr>
              <w:t>water</w:t>
            </w:r>
            <w:proofErr w:type="gramEnd"/>
          </w:p>
          <w:p w14:paraId="0B873652" w14:textId="77777777" w:rsidR="004C784E" w:rsidRPr="009F2CD5" w:rsidRDefault="004C784E" w:rsidP="006F5BC1">
            <w:pPr>
              <w:pStyle w:val="ListParagraph"/>
              <w:spacing w:line="276" w:lineRule="auto"/>
              <w:jc w:val="left"/>
              <w:rPr>
                <w:rFonts w:eastAsia="Microsoft YaHei"/>
                <w:szCs w:val="24"/>
              </w:rPr>
            </w:pPr>
            <w:r w:rsidRPr="009F2CD5">
              <w:rPr>
                <w:rFonts w:eastAsia="Microsoft YaHei"/>
                <w:szCs w:val="24"/>
              </w:rPr>
              <w:t xml:space="preserve">USE (verb)- use, use up, consume, utilize, take up, </w:t>
            </w:r>
            <w:proofErr w:type="gramStart"/>
            <w:r w:rsidRPr="009F2CD5">
              <w:rPr>
                <w:rFonts w:eastAsia="Microsoft YaHei"/>
                <w:szCs w:val="24"/>
              </w:rPr>
              <w:t>exhaust</w:t>
            </w:r>
            <w:proofErr w:type="gramEnd"/>
          </w:p>
          <w:p w14:paraId="5D3BA155" w14:textId="77777777" w:rsidR="004C784E" w:rsidRPr="009F2CD5" w:rsidRDefault="004C784E" w:rsidP="006F5BC1">
            <w:pPr>
              <w:pStyle w:val="ListParagraph"/>
              <w:spacing w:line="276" w:lineRule="auto"/>
              <w:jc w:val="left"/>
              <w:rPr>
                <w:rFonts w:eastAsia="Microsoft YaHei"/>
                <w:szCs w:val="24"/>
              </w:rPr>
            </w:pPr>
          </w:p>
          <w:p w14:paraId="53A926E6" w14:textId="77777777" w:rsidR="004C784E" w:rsidRPr="009F2CD5" w:rsidRDefault="004C784E" w:rsidP="006F5BC1">
            <w:pPr>
              <w:rPr>
                <w:rFonts w:ascii="Times New Roman" w:eastAsia="Microsoft YaHei" w:hAnsi="Times New Roman" w:cs="Times New Roman"/>
                <w:color w:val="000000"/>
                <w:sz w:val="24"/>
              </w:rPr>
            </w:pPr>
            <w:r w:rsidRPr="009F2CD5">
              <w:rPr>
                <w:rFonts w:ascii="Times New Roman" w:eastAsia="Microsoft YaHei" w:hAnsi="Times New Roman" w:cs="Times New Roman"/>
                <w:color w:val="000000"/>
                <w:sz w:val="24"/>
              </w:rPr>
              <w:t>b.</w:t>
            </w:r>
            <w:r w:rsidRPr="009F2CD5">
              <w:rPr>
                <w:rFonts w:ascii="Times New Roman" w:eastAsia="Microsoft YaHei" w:hAnsi="Times New Roman" w:cs="Times New Roman"/>
                <w:color w:val="000000"/>
                <w:sz w:val="24"/>
              </w:rPr>
              <w:tab/>
            </w:r>
            <w:r w:rsidRPr="009F2CD5">
              <w:rPr>
                <w:rFonts w:ascii="Times New Roman" w:eastAsia="Microsoft YaHei" w:hAnsi="Times New Roman" w:cs="Times New Roman"/>
                <w:b/>
                <w:bCs/>
                <w:color w:val="000000"/>
                <w:sz w:val="24"/>
                <w:bdr w:val="none" w:sz="0" w:space="0" w:color="auto" w:frame="1"/>
              </w:rPr>
              <w:t>Word families</w:t>
            </w:r>
            <w:r w:rsidRPr="009F2CD5">
              <w:rPr>
                <w:rFonts w:ascii="Times New Roman" w:eastAsia="Microsoft YaHei" w:hAnsi="Times New Roman" w:cs="Times New Roman"/>
                <w:color w:val="000000"/>
                <w:sz w:val="24"/>
              </w:rPr>
              <w:t xml:space="preserve"> – use of same word but with different forms</w:t>
            </w:r>
          </w:p>
          <w:p w14:paraId="1B462A69" w14:textId="77777777" w:rsidR="004C784E" w:rsidRPr="009F2CD5" w:rsidRDefault="004C784E" w:rsidP="006F5BC1">
            <w:pPr>
              <w:rPr>
                <w:rFonts w:ascii="Times New Roman" w:eastAsia="Microsoft YaHei" w:hAnsi="Times New Roman" w:cs="Times New Roman"/>
                <w:color w:val="000000"/>
                <w:sz w:val="24"/>
              </w:rPr>
            </w:pPr>
            <w:r w:rsidRPr="009F2CD5">
              <w:rPr>
                <w:rFonts w:ascii="Times New Roman" w:eastAsia="Microsoft YaHei" w:hAnsi="Times New Roman" w:cs="Times New Roman"/>
                <w:color w:val="000000"/>
                <w:sz w:val="24"/>
              </w:rPr>
              <w:t xml:space="preserve"> = use = uses, usage, using</w:t>
            </w:r>
          </w:p>
          <w:p w14:paraId="6DD5C45A" w14:textId="77777777" w:rsidR="004C784E" w:rsidRPr="009F2CD5" w:rsidRDefault="004C784E" w:rsidP="006F5BC1">
            <w:pPr>
              <w:rPr>
                <w:rFonts w:ascii="Times New Roman" w:eastAsia="Microsoft YaHei" w:hAnsi="Times New Roman" w:cs="Times New Roman"/>
                <w:color w:val="000000"/>
                <w:sz w:val="24"/>
              </w:rPr>
            </w:pPr>
            <w:r w:rsidRPr="009F2CD5">
              <w:rPr>
                <w:rFonts w:ascii="Times New Roman" w:eastAsia="Microsoft YaHei" w:hAnsi="Times New Roman" w:cs="Times New Roman"/>
                <w:color w:val="000000"/>
                <w:sz w:val="24"/>
              </w:rPr>
              <w:t>= consume = consumes, consumption, consuming</w:t>
            </w:r>
          </w:p>
          <w:p w14:paraId="3CDA921A" w14:textId="77777777" w:rsidR="004C784E" w:rsidRPr="009F2CD5" w:rsidRDefault="004C784E" w:rsidP="006F5BC1">
            <w:pPr>
              <w:rPr>
                <w:rFonts w:ascii="Times New Roman" w:eastAsia="Microsoft YaHei" w:hAnsi="Times New Roman" w:cs="Times New Roman"/>
                <w:color w:val="000000"/>
                <w:sz w:val="24"/>
              </w:rPr>
            </w:pPr>
            <w:r w:rsidRPr="009F2CD5">
              <w:rPr>
                <w:rFonts w:ascii="Times New Roman" w:eastAsia="Microsoft YaHei" w:hAnsi="Times New Roman" w:cs="Times New Roman"/>
                <w:color w:val="000000"/>
                <w:sz w:val="24"/>
              </w:rPr>
              <w:t>c.</w:t>
            </w:r>
            <w:r w:rsidRPr="009F2CD5">
              <w:rPr>
                <w:rFonts w:ascii="Times New Roman" w:eastAsia="Microsoft YaHei" w:hAnsi="Times New Roman" w:cs="Times New Roman"/>
                <w:color w:val="000000"/>
                <w:sz w:val="24"/>
              </w:rPr>
              <w:tab/>
            </w:r>
            <w:r w:rsidRPr="009F2CD5">
              <w:rPr>
                <w:rFonts w:ascii="Times New Roman" w:eastAsia="Microsoft YaHei" w:hAnsi="Times New Roman" w:cs="Times New Roman"/>
                <w:b/>
                <w:bCs/>
                <w:color w:val="000000"/>
                <w:sz w:val="24"/>
                <w:bdr w:val="none" w:sz="0" w:space="0" w:color="auto" w:frame="1"/>
              </w:rPr>
              <w:t xml:space="preserve">Collocations </w:t>
            </w:r>
            <w:r w:rsidRPr="009F2CD5">
              <w:rPr>
                <w:rFonts w:ascii="Times New Roman" w:eastAsia="Microsoft YaHei" w:hAnsi="Times New Roman" w:cs="Times New Roman"/>
                <w:color w:val="000000"/>
                <w:sz w:val="24"/>
              </w:rPr>
              <w:t xml:space="preserve">– combining right words together </w:t>
            </w:r>
          </w:p>
          <w:p w14:paraId="2823CE62" w14:textId="77777777" w:rsidR="004C784E" w:rsidRPr="009F2CD5" w:rsidRDefault="004C784E" w:rsidP="006F5BC1">
            <w:pPr>
              <w:shd w:val="clear" w:color="auto" w:fill="FDFBFC"/>
              <w:rPr>
                <w:rFonts w:ascii="Times New Roman" w:eastAsia="Microsoft YaHei" w:hAnsi="Times New Roman" w:cs="Times New Roman"/>
                <w:color w:val="000000"/>
                <w:sz w:val="24"/>
              </w:rPr>
            </w:pPr>
            <w:r w:rsidRPr="009F2CD5">
              <w:rPr>
                <w:rFonts w:ascii="Times New Roman" w:eastAsia="Microsoft YaHei" w:hAnsi="Times New Roman" w:cs="Times New Roman"/>
                <w:b/>
                <w:bCs/>
                <w:color w:val="000000"/>
                <w:sz w:val="24"/>
              </w:rPr>
              <w:t>*for percentages:  </w:t>
            </w:r>
            <w:r w:rsidRPr="009F2CD5">
              <w:rPr>
                <w:rFonts w:ascii="Times New Roman" w:eastAsia="Microsoft YaHei" w:hAnsi="Times New Roman" w:cs="Times New Roman"/>
                <w:color w:val="000000"/>
                <w:sz w:val="24"/>
              </w:rPr>
              <w:t xml:space="preserve">figure for, rate of, data for, statistics of, proportion of, percentage </w:t>
            </w:r>
            <w:proofErr w:type="gramStart"/>
            <w:r w:rsidRPr="009F2CD5">
              <w:rPr>
                <w:rFonts w:ascii="Times New Roman" w:eastAsia="Microsoft YaHei" w:hAnsi="Times New Roman" w:cs="Times New Roman"/>
                <w:color w:val="000000"/>
                <w:sz w:val="24"/>
              </w:rPr>
              <w:t>of,…</w:t>
            </w:r>
            <w:proofErr w:type="gramEnd"/>
            <w:r w:rsidRPr="009F2CD5">
              <w:rPr>
                <w:rFonts w:ascii="Times New Roman" w:eastAsia="Microsoft YaHei" w:hAnsi="Times New Roman" w:cs="Times New Roman"/>
                <w:color w:val="000000"/>
                <w:sz w:val="24"/>
              </w:rPr>
              <w:t xml:space="preserve"> or pronouns (that of/that in). *</w:t>
            </w:r>
            <w:proofErr w:type="gramStart"/>
            <w:r w:rsidRPr="009F2CD5">
              <w:rPr>
                <w:rFonts w:ascii="Times New Roman" w:eastAsia="Microsoft YaHei" w:hAnsi="Times New Roman" w:cs="Times New Roman"/>
                <w:color w:val="000000"/>
                <w:sz w:val="24"/>
              </w:rPr>
              <w:t>amount</w:t>
            </w:r>
            <w:proofErr w:type="gramEnd"/>
            <w:r w:rsidRPr="009F2CD5">
              <w:rPr>
                <w:rFonts w:ascii="Times New Roman" w:eastAsia="Microsoft YaHei" w:hAnsi="Times New Roman" w:cs="Times New Roman"/>
                <w:color w:val="000000"/>
                <w:sz w:val="24"/>
              </w:rPr>
              <w:t xml:space="preserve"> of can be used for this depending on the topic *</w:t>
            </w:r>
            <w:r w:rsidRPr="009F2CD5">
              <w:rPr>
                <w:rFonts w:ascii="Times New Roman" w:eastAsia="Microsoft YaHei" w:hAnsi="Times New Roman" w:cs="Times New Roman"/>
                <w:color w:val="000000"/>
                <w:sz w:val="24"/>
                <w:u w:val="single"/>
              </w:rPr>
              <w:t>Number of</w:t>
            </w:r>
            <w:r w:rsidRPr="009F2CD5">
              <w:rPr>
                <w:rFonts w:ascii="Times New Roman" w:eastAsia="Microsoft YaHei" w:hAnsi="Times New Roman" w:cs="Times New Roman"/>
                <w:color w:val="000000"/>
                <w:sz w:val="24"/>
              </w:rPr>
              <w:t xml:space="preserve"> cannot be used for percentages since numbers refer to the exact figure. </w:t>
            </w:r>
          </w:p>
          <w:p w14:paraId="00B13E67" w14:textId="77777777" w:rsidR="004C784E" w:rsidRPr="009F2CD5" w:rsidRDefault="004C784E" w:rsidP="006F5BC1">
            <w:pPr>
              <w:pStyle w:val="ListParagraph"/>
              <w:rPr>
                <w:rFonts w:eastAsia="Microsoft YaHei"/>
                <w:b/>
                <w:bCs/>
                <w:szCs w:val="24"/>
              </w:rPr>
            </w:pPr>
            <w:r w:rsidRPr="009F2CD5">
              <w:rPr>
                <w:rFonts w:eastAsia="Microsoft YaHei"/>
                <w:b/>
                <w:bCs/>
                <w:szCs w:val="24"/>
              </w:rPr>
              <w:t xml:space="preserve"> </w:t>
            </w:r>
          </w:p>
          <w:p w14:paraId="2AB39CC2" w14:textId="77777777" w:rsidR="004C784E" w:rsidRPr="009F2CD5" w:rsidRDefault="004C784E" w:rsidP="006F5BC1">
            <w:pPr>
              <w:spacing w:line="252" w:lineRule="auto"/>
              <w:rPr>
                <w:rFonts w:ascii="Times New Roman" w:eastAsia="Microsoft YaHei" w:hAnsi="Times New Roman" w:cs="Times New Roman"/>
                <w:b/>
                <w:bCs/>
                <w:sz w:val="24"/>
              </w:rPr>
            </w:pPr>
            <w:r w:rsidRPr="009F2CD5">
              <w:rPr>
                <w:rFonts w:ascii="Times New Roman" w:eastAsia="Microsoft YaHei" w:hAnsi="Times New Roman" w:cs="Times New Roman"/>
                <w:b/>
                <w:bCs/>
                <w:sz w:val="24"/>
              </w:rPr>
              <w:t xml:space="preserve">POSITIVE RESULT OF THE CHANGE: </w:t>
            </w:r>
            <w:r w:rsidRPr="009F2CD5">
              <w:rPr>
                <w:rFonts w:ascii="Times New Roman" w:eastAsia="Microsoft YaHei" w:hAnsi="Times New Roman" w:cs="Times New Roman"/>
                <w:color w:val="000000"/>
                <w:sz w:val="24"/>
              </w:rPr>
              <w:t>This can help improve your grammar and lexical range since examiners will see your effort that you thought about these words and not just copied them.</w:t>
            </w:r>
          </w:p>
          <w:p w14:paraId="6A75B0DC" w14:textId="77777777" w:rsidR="004C784E" w:rsidRPr="009F2CD5" w:rsidRDefault="004C784E" w:rsidP="006F5BC1">
            <w:pPr>
              <w:rPr>
                <w:rFonts w:ascii="Times New Roman" w:hAnsi="Times New Roman" w:cs="Times New Roman"/>
                <w:sz w:val="24"/>
              </w:rPr>
            </w:pPr>
          </w:p>
        </w:tc>
      </w:tr>
    </w:tbl>
    <w:p w14:paraId="24E6ACFB"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lastRenderedPageBreak/>
        <w:t xml:space="preserve"> </w:t>
      </w:r>
    </w:p>
    <w:p w14:paraId="24E6ACFC" w14:textId="77777777" w:rsidR="004A4D26" w:rsidRPr="009F2CD5" w:rsidRDefault="000D393C">
      <w:pPr>
        <w:rPr>
          <w:rFonts w:ascii="Times New Roman" w:hAnsi="Times New Roman" w:cs="Times New Roman"/>
          <w:color w:val="C00000"/>
          <w:sz w:val="24"/>
        </w:rPr>
      </w:pPr>
      <w:r w:rsidRPr="009F2CD5">
        <w:rPr>
          <w:rFonts w:ascii="Times New Roman" w:hAnsi="Times New Roman" w:cs="Times New Roman"/>
          <w:color w:val="C00000"/>
          <w:sz w:val="24"/>
        </w:rPr>
        <w:t>G</w:t>
      </w:r>
      <w:r w:rsidRPr="009F2CD5">
        <w:rPr>
          <w:rFonts w:ascii="Times New Roman" w:hAnsi="Times New Roman" w:cs="Times New Roman"/>
          <w:color w:val="C00000"/>
          <w:sz w:val="24"/>
          <w:lang w:eastAsia="en-US"/>
        </w:rPr>
        <w:t>R</w:t>
      </w:r>
      <w:r w:rsidRPr="009F2CD5">
        <w:rPr>
          <w:rFonts w:ascii="Times New Roman" w:hAnsi="Times New Roman" w:cs="Times New Roman"/>
          <w:color w:val="C00000"/>
          <w:sz w:val="24"/>
        </w:rPr>
        <w:t>A</w:t>
      </w:r>
      <w:r w:rsidRPr="009F2CD5">
        <w:rPr>
          <w:rFonts w:ascii="Times New Roman" w:hAnsi="Times New Roman" w:cs="Times New Roman"/>
          <w:color w:val="C00000"/>
          <w:sz w:val="24"/>
        </w:rPr>
        <w:t xml:space="preserve"> </w:t>
      </w:r>
      <w:proofErr w:type="gramStart"/>
      <w:r w:rsidRPr="009F2CD5">
        <w:rPr>
          <w:rFonts w:ascii="Times New Roman" w:hAnsi="Times New Roman" w:cs="Times New Roman"/>
          <w:color w:val="C00000"/>
          <w:sz w:val="24"/>
        </w:rPr>
        <w:t>(</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lang w:eastAsia="en-US"/>
        </w:rPr>
        <w:t>Grammatical</w:t>
      </w:r>
      <w:proofErr w:type="gramEnd"/>
      <w:r w:rsidRPr="009F2CD5">
        <w:rPr>
          <w:rFonts w:ascii="Times New Roman" w:hAnsi="Times New Roman" w:cs="Times New Roman"/>
          <w:color w:val="C00000"/>
          <w:sz w:val="24"/>
          <w:lang w:eastAsia="en-US"/>
        </w:rPr>
        <w:t xml:space="preserve"> Range and </w:t>
      </w:r>
      <w:r w:rsidRPr="009F2CD5">
        <w:rPr>
          <w:rFonts w:ascii="Times New Roman" w:hAnsi="Times New Roman" w:cs="Times New Roman"/>
          <w:color w:val="C00000"/>
          <w:sz w:val="24"/>
          <w:lang w:eastAsia="en-US"/>
        </w:rPr>
        <w:t>Accuracy</w:t>
      </w:r>
      <w:r w:rsidRPr="009F2CD5">
        <w:rPr>
          <w:rFonts w:ascii="Times New Roman" w:hAnsi="Times New Roman" w:cs="Times New Roman"/>
          <w:color w:val="C00000"/>
          <w:sz w:val="24"/>
        </w:rPr>
        <w:t xml:space="preserve"> </w:t>
      </w:r>
      <w:r w:rsidRPr="009F2CD5">
        <w:rPr>
          <w:rFonts w:ascii="Times New Roman" w:hAnsi="Times New Roman" w:cs="Times New Roman"/>
          <w:color w:val="C00000"/>
          <w:sz w:val="24"/>
        </w:rPr>
        <w:t>)</w:t>
      </w:r>
    </w:p>
    <w:tbl>
      <w:tblPr>
        <w:tblStyle w:val="TableGrid"/>
        <w:tblW w:w="8522" w:type="dxa"/>
        <w:tblLayout w:type="fixed"/>
        <w:tblLook w:val="04A0" w:firstRow="1" w:lastRow="0" w:firstColumn="1" w:lastColumn="0" w:noHBand="0" w:noVBand="1"/>
      </w:tblPr>
      <w:tblGrid>
        <w:gridCol w:w="8522"/>
      </w:tblGrid>
      <w:tr w:rsidR="004A4D26" w:rsidRPr="009F2CD5" w14:paraId="24E6ACFE" w14:textId="77777777">
        <w:tc>
          <w:tcPr>
            <w:tcW w:w="8522" w:type="dxa"/>
          </w:tcPr>
          <w:p w14:paraId="7FE3A648" w14:textId="77777777" w:rsidR="006C7406" w:rsidRPr="009F2CD5" w:rsidRDefault="006C7406" w:rsidP="006C7406">
            <w:pPr>
              <w:spacing w:line="252" w:lineRule="auto"/>
              <w:rPr>
                <w:rFonts w:ascii="Times New Roman" w:hAnsi="Times New Roman" w:cs="Times New Roman"/>
                <w:color w:val="FF0000"/>
                <w:sz w:val="24"/>
              </w:rPr>
            </w:pPr>
            <w:r w:rsidRPr="009F2CD5">
              <w:rPr>
                <w:rFonts w:ascii="Times New Roman" w:hAnsi="Times New Roman" w:cs="Times New Roman"/>
                <w:b/>
                <w:bCs/>
                <w:sz w:val="24"/>
              </w:rPr>
              <w:t xml:space="preserve">WEAK POINT 1: </w:t>
            </w:r>
            <w:r w:rsidRPr="009F2CD5">
              <w:rPr>
                <w:rFonts w:ascii="Times New Roman" w:hAnsi="Times New Roman" w:cs="Times New Roman"/>
                <w:color w:val="FF0000"/>
                <w:sz w:val="24"/>
              </w:rPr>
              <w:t xml:space="preserve">You can work on phrases used to describe data. </w:t>
            </w:r>
          </w:p>
          <w:p w14:paraId="5B6F0A45" w14:textId="77777777" w:rsidR="006C7406" w:rsidRPr="009F2CD5" w:rsidRDefault="006C7406" w:rsidP="006C7406">
            <w:pPr>
              <w:spacing w:line="252" w:lineRule="auto"/>
              <w:rPr>
                <w:rFonts w:ascii="Times New Roman" w:eastAsia="SimSun" w:hAnsi="Times New Roman" w:cs="Times New Roman"/>
                <w:color w:val="FF0000"/>
                <w:sz w:val="24"/>
              </w:rPr>
            </w:pPr>
          </w:p>
          <w:p w14:paraId="4DE9EB7B" w14:textId="77777777" w:rsidR="006C7406" w:rsidRPr="009F2CD5" w:rsidRDefault="006C7406" w:rsidP="006C7406">
            <w:pPr>
              <w:spacing w:line="252" w:lineRule="auto"/>
              <w:rPr>
                <w:rFonts w:ascii="Times New Roman" w:hAnsi="Times New Roman" w:cs="Times New Roman"/>
                <w:b/>
                <w:bCs/>
                <w:sz w:val="24"/>
              </w:rPr>
            </w:pPr>
            <w:r w:rsidRPr="009F2CD5">
              <w:rPr>
                <w:rFonts w:ascii="Times New Roman" w:hAnsi="Times New Roman" w:cs="Times New Roman"/>
                <w:b/>
                <w:bCs/>
                <w:sz w:val="24"/>
              </w:rPr>
              <w:t xml:space="preserve">MY ADVICE: </w:t>
            </w:r>
          </w:p>
          <w:p w14:paraId="21FBB589" w14:textId="77777777" w:rsidR="006C7406" w:rsidRPr="009F2CD5" w:rsidRDefault="006C7406" w:rsidP="006C7406">
            <w:pPr>
              <w:pStyle w:val="CommentText"/>
              <w:numPr>
                <w:ilvl w:val="0"/>
                <w:numId w:val="12"/>
              </w:numPr>
              <w:tabs>
                <w:tab w:val="left" w:pos="810"/>
              </w:tabs>
              <w:spacing w:line="256" w:lineRule="auto"/>
              <w:ind w:left="0"/>
              <w:jc w:val="left"/>
              <w:rPr>
                <w:rFonts w:ascii="Times New Roman" w:hAnsi="Times New Roman" w:cs="Times New Roman"/>
                <w:sz w:val="24"/>
                <w:u w:val="single"/>
              </w:rPr>
            </w:pPr>
            <w:r w:rsidRPr="009F2CD5">
              <w:rPr>
                <w:rFonts w:ascii="Times New Roman" w:hAnsi="Times New Roman" w:cs="Times New Roman"/>
                <w:sz w:val="24"/>
              </w:rPr>
              <w:t xml:space="preserve">Make sure to vary your structures when describing figures; give yourself time to edit your work during the test, so you can rephrase those repeated structures. LR, GRA, CC are language criteria, so you need to impress the examiners by using languages to describe numbers. </w:t>
            </w:r>
            <w:r w:rsidRPr="009F2CD5">
              <w:rPr>
                <w:rFonts w:ascii="Times New Roman" w:hAnsi="Times New Roman" w:cs="Times New Roman"/>
                <w:color w:val="FF0000"/>
                <w:sz w:val="24"/>
              </w:rPr>
              <w:t xml:space="preserve"> </w:t>
            </w:r>
          </w:p>
          <w:p w14:paraId="5070192B" w14:textId="77777777" w:rsidR="006C7406" w:rsidRPr="009F2CD5" w:rsidRDefault="006C7406" w:rsidP="006C7406">
            <w:pPr>
              <w:pStyle w:val="CommentText"/>
              <w:numPr>
                <w:ilvl w:val="0"/>
                <w:numId w:val="12"/>
              </w:numPr>
              <w:tabs>
                <w:tab w:val="left" w:pos="810"/>
              </w:tabs>
              <w:spacing w:line="256" w:lineRule="auto"/>
              <w:ind w:left="0"/>
              <w:jc w:val="left"/>
              <w:rPr>
                <w:rFonts w:ascii="Times New Roman" w:hAnsi="Times New Roman" w:cs="Times New Roman"/>
                <w:sz w:val="24"/>
                <w:u w:val="single"/>
              </w:rPr>
            </w:pPr>
          </w:p>
          <w:p w14:paraId="77825CA3" w14:textId="77777777" w:rsidR="006C7406" w:rsidRPr="009F2CD5" w:rsidRDefault="006C7406" w:rsidP="006C7406">
            <w:pPr>
              <w:pStyle w:val="CommentText"/>
              <w:numPr>
                <w:ilvl w:val="0"/>
                <w:numId w:val="12"/>
              </w:numPr>
              <w:tabs>
                <w:tab w:val="left" w:pos="810"/>
              </w:tabs>
              <w:spacing w:line="256" w:lineRule="auto"/>
              <w:ind w:left="0"/>
              <w:jc w:val="left"/>
              <w:rPr>
                <w:rFonts w:ascii="Times New Roman" w:hAnsi="Times New Roman" w:cs="Times New Roman"/>
                <w:sz w:val="24"/>
                <w:u w:val="single"/>
              </w:rPr>
            </w:pPr>
            <w:r w:rsidRPr="009F2CD5">
              <w:rPr>
                <w:rFonts w:ascii="Times New Roman" w:hAnsi="Times New Roman" w:cs="Times New Roman"/>
                <w:sz w:val="24"/>
              </w:rPr>
              <w:t xml:space="preserve"> </w:t>
            </w:r>
            <w:r w:rsidRPr="009F2CD5">
              <w:rPr>
                <w:rFonts w:ascii="Times New Roman" w:hAnsi="Times New Roman" w:cs="Times New Roman"/>
                <w:sz w:val="24"/>
                <w:u w:val="single"/>
              </w:rPr>
              <w:t>For figures, you can use diverse languages such as the following which are relevant in task 1.</w:t>
            </w:r>
          </w:p>
          <w:p w14:paraId="5F28C722" w14:textId="77777777" w:rsidR="006C7406" w:rsidRPr="009F2CD5" w:rsidRDefault="006C7406" w:rsidP="006C7406">
            <w:pPr>
              <w:pStyle w:val="ListParagraph1"/>
              <w:numPr>
                <w:ilvl w:val="1"/>
                <w:numId w:val="13"/>
              </w:numPr>
              <w:spacing w:after="0" w:line="240" w:lineRule="auto"/>
              <w:jc w:val="left"/>
              <w:rPr>
                <w:b/>
                <w:szCs w:val="24"/>
              </w:rPr>
            </w:pPr>
            <w:r w:rsidRPr="009F2CD5">
              <w:rPr>
                <w:b/>
                <w:szCs w:val="24"/>
              </w:rPr>
              <w:t>Make use of prepositions effectively in describing figures:</w:t>
            </w:r>
          </w:p>
          <w:p w14:paraId="3A6C4F2D" w14:textId="77777777" w:rsidR="006C7406" w:rsidRPr="009F2CD5" w:rsidRDefault="006C7406" w:rsidP="006C7406">
            <w:pPr>
              <w:pStyle w:val="ListParagraph1"/>
              <w:numPr>
                <w:ilvl w:val="0"/>
                <w:numId w:val="13"/>
              </w:numPr>
              <w:shd w:val="clear" w:color="auto" w:fill="FFFFFF"/>
              <w:spacing w:line="293" w:lineRule="atLeast"/>
              <w:rPr>
                <w:szCs w:val="24"/>
              </w:rPr>
            </w:pPr>
            <w:r w:rsidRPr="009F2CD5">
              <w:rPr>
                <w:szCs w:val="24"/>
              </w:rPr>
              <w:t>Use </w:t>
            </w:r>
            <w:r w:rsidRPr="009F2CD5">
              <w:rPr>
                <w:szCs w:val="24"/>
                <w:u w:val="single"/>
              </w:rPr>
              <w:t>to</w:t>
            </w:r>
            <w:r w:rsidRPr="009F2CD5">
              <w:rPr>
                <w:szCs w:val="24"/>
              </w:rPr>
              <w:t> when describing what happened to the number.</w:t>
            </w:r>
          </w:p>
          <w:p w14:paraId="6826336F" w14:textId="77777777" w:rsidR="006C7406" w:rsidRPr="009F2CD5" w:rsidRDefault="006C7406" w:rsidP="006C7406">
            <w:pPr>
              <w:pStyle w:val="ListParagraph1"/>
              <w:numPr>
                <w:ilvl w:val="0"/>
                <w:numId w:val="13"/>
              </w:numPr>
              <w:shd w:val="clear" w:color="auto" w:fill="FFFFFF"/>
              <w:tabs>
                <w:tab w:val="left" w:pos="4305"/>
              </w:tabs>
              <w:spacing w:line="293" w:lineRule="atLeast"/>
              <w:rPr>
                <w:szCs w:val="24"/>
              </w:rPr>
            </w:pPr>
            <w:r w:rsidRPr="009F2CD5">
              <w:rPr>
                <w:szCs w:val="24"/>
              </w:rPr>
              <w:t>Use </w:t>
            </w:r>
            <w:r w:rsidRPr="009F2CD5">
              <w:rPr>
                <w:szCs w:val="24"/>
                <w:u w:val="single"/>
              </w:rPr>
              <w:t>by</w:t>
            </w:r>
            <w:r w:rsidRPr="009F2CD5">
              <w:rPr>
                <w:szCs w:val="24"/>
              </w:rPr>
              <w:t> when describing the amount of change or gap between two numbers.</w:t>
            </w:r>
          </w:p>
          <w:p w14:paraId="1C900B1C" w14:textId="77777777" w:rsidR="006C7406" w:rsidRPr="009F2CD5" w:rsidRDefault="006C7406" w:rsidP="006C7406">
            <w:pPr>
              <w:pStyle w:val="ListParagraph1"/>
              <w:numPr>
                <w:ilvl w:val="1"/>
                <w:numId w:val="13"/>
              </w:numPr>
              <w:shd w:val="clear" w:color="auto" w:fill="FFFFFF"/>
              <w:spacing w:line="293" w:lineRule="atLeast"/>
              <w:rPr>
                <w:szCs w:val="24"/>
              </w:rPr>
            </w:pPr>
            <w:r w:rsidRPr="009F2CD5">
              <w:rPr>
                <w:szCs w:val="24"/>
              </w:rPr>
              <w:t xml:space="preserve">OF can also be used to show the amount of change or </w:t>
            </w:r>
            <w:proofErr w:type="gramStart"/>
            <w:r w:rsidRPr="009F2CD5">
              <w:rPr>
                <w:szCs w:val="24"/>
              </w:rPr>
              <w:t>gap .</w:t>
            </w:r>
            <w:proofErr w:type="gramEnd"/>
            <w:r w:rsidRPr="009F2CD5">
              <w:rPr>
                <w:szCs w:val="24"/>
              </w:rPr>
              <w:t xml:space="preserve"> It comes with a noun form: a decline of 10%.</w:t>
            </w:r>
          </w:p>
          <w:p w14:paraId="5D06E638" w14:textId="77777777" w:rsidR="006C7406" w:rsidRPr="009F2CD5" w:rsidRDefault="006C7406" w:rsidP="006C7406">
            <w:pPr>
              <w:pStyle w:val="ListParagraph1"/>
              <w:numPr>
                <w:ilvl w:val="1"/>
                <w:numId w:val="13"/>
              </w:numPr>
              <w:shd w:val="clear" w:color="auto" w:fill="FFFFFF"/>
              <w:spacing w:line="293" w:lineRule="atLeast"/>
              <w:rPr>
                <w:szCs w:val="24"/>
              </w:rPr>
            </w:pPr>
            <w:r w:rsidRPr="009F2CD5">
              <w:rPr>
                <w:szCs w:val="24"/>
              </w:rPr>
              <w:t>**use OF and BY for negative data too.</w:t>
            </w:r>
          </w:p>
          <w:p w14:paraId="6CBAE342" w14:textId="77777777" w:rsidR="006C7406" w:rsidRPr="009F2CD5" w:rsidRDefault="006C7406" w:rsidP="006C7406">
            <w:pPr>
              <w:pStyle w:val="ListParagraph1"/>
              <w:shd w:val="clear" w:color="auto" w:fill="FFFFFF"/>
              <w:spacing w:line="293" w:lineRule="atLeast"/>
              <w:rPr>
                <w:szCs w:val="24"/>
              </w:rPr>
            </w:pPr>
          </w:p>
          <w:p w14:paraId="58AD50EA" w14:textId="77777777" w:rsidR="006C7406" w:rsidRPr="009F2CD5" w:rsidRDefault="006C7406" w:rsidP="006C7406">
            <w:pPr>
              <w:pStyle w:val="ListParagraph1"/>
              <w:numPr>
                <w:ilvl w:val="0"/>
                <w:numId w:val="13"/>
              </w:numPr>
              <w:shd w:val="clear" w:color="auto" w:fill="FFFFFF"/>
              <w:tabs>
                <w:tab w:val="left" w:pos="720"/>
              </w:tabs>
              <w:spacing w:line="293" w:lineRule="atLeast"/>
              <w:rPr>
                <w:szCs w:val="24"/>
              </w:rPr>
            </w:pPr>
            <w:r w:rsidRPr="009F2CD5">
              <w:rPr>
                <w:szCs w:val="24"/>
              </w:rPr>
              <w:t>Use </w:t>
            </w:r>
            <w:r w:rsidRPr="009F2CD5">
              <w:rPr>
                <w:szCs w:val="24"/>
                <w:u w:val="single"/>
              </w:rPr>
              <w:t>with</w:t>
            </w:r>
            <w:r w:rsidRPr="009F2CD5">
              <w:rPr>
                <w:szCs w:val="24"/>
              </w:rPr>
              <w:t> to give the idea of 'having' the number. Follow with + noun + -</w:t>
            </w:r>
            <w:proofErr w:type="spellStart"/>
            <w:r w:rsidRPr="009F2CD5">
              <w:rPr>
                <w:szCs w:val="24"/>
              </w:rPr>
              <w:t>ing</w:t>
            </w:r>
            <w:proofErr w:type="spellEnd"/>
            <w:r w:rsidRPr="009F2CD5">
              <w:rPr>
                <w:szCs w:val="24"/>
              </w:rPr>
              <w:t xml:space="preserve"> + </w:t>
            </w:r>
            <w:proofErr w:type="gramStart"/>
            <w:r w:rsidRPr="009F2CD5">
              <w:rPr>
                <w:szCs w:val="24"/>
              </w:rPr>
              <w:t>figure</w:t>
            </w:r>
            <w:proofErr w:type="gramEnd"/>
          </w:p>
          <w:p w14:paraId="0C05F741" w14:textId="77777777" w:rsidR="006C7406" w:rsidRPr="009F2CD5" w:rsidRDefault="006C7406" w:rsidP="006C7406">
            <w:pPr>
              <w:pStyle w:val="ListParagraph1"/>
              <w:numPr>
                <w:ilvl w:val="1"/>
                <w:numId w:val="13"/>
              </w:numPr>
              <w:spacing w:after="0"/>
              <w:jc w:val="left"/>
              <w:rPr>
                <w:i/>
                <w:szCs w:val="24"/>
              </w:rPr>
            </w:pPr>
            <w:r w:rsidRPr="009F2CD5">
              <w:rPr>
                <w:i/>
                <w:szCs w:val="24"/>
              </w:rPr>
              <w:t>With the figure rising to 20%</w:t>
            </w:r>
          </w:p>
          <w:p w14:paraId="5BEB2EB6" w14:textId="77777777" w:rsidR="006C7406" w:rsidRPr="009F2CD5" w:rsidRDefault="006C7406" w:rsidP="006C7406">
            <w:pPr>
              <w:pStyle w:val="ListParagraph1"/>
              <w:numPr>
                <w:ilvl w:val="0"/>
                <w:numId w:val="13"/>
              </w:numPr>
              <w:shd w:val="clear" w:color="auto" w:fill="FFFFFF"/>
              <w:spacing w:line="293" w:lineRule="atLeast"/>
              <w:rPr>
                <w:szCs w:val="24"/>
              </w:rPr>
            </w:pPr>
            <w:r w:rsidRPr="009F2CD5">
              <w:rPr>
                <w:szCs w:val="24"/>
              </w:rPr>
              <w:t>Use </w:t>
            </w:r>
            <w:r w:rsidRPr="009F2CD5">
              <w:rPr>
                <w:szCs w:val="24"/>
                <w:u w:val="single"/>
              </w:rPr>
              <w:t>at</w:t>
            </w:r>
            <w:r w:rsidRPr="009F2CD5">
              <w:rPr>
                <w:szCs w:val="24"/>
              </w:rPr>
              <w:t> to add the number in the end of a sentence.</w:t>
            </w:r>
          </w:p>
          <w:p w14:paraId="686BDB80" w14:textId="77777777" w:rsidR="006C7406" w:rsidRPr="009F2CD5" w:rsidRDefault="006C7406" w:rsidP="006C7406">
            <w:pPr>
              <w:pStyle w:val="ListParagraph1"/>
              <w:ind w:left="0"/>
              <w:rPr>
                <w:b/>
                <w:szCs w:val="24"/>
              </w:rPr>
            </w:pPr>
            <w:r w:rsidRPr="009F2CD5">
              <w:rPr>
                <w:b/>
                <w:szCs w:val="24"/>
              </w:rPr>
              <w:t>You can use the following phrases for data:</w:t>
            </w:r>
          </w:p>
          <w:p w14:paraId="0CD0A01C" w14:textId="77777777" w:rsidR="006C7406" w:rsidRPr="009F2CD5" w:rsidRDefault="006C7406" w:rsidP="006C7406">
            <w:pPr>
              <w:pStyle w:val="ListParagraph1"/>
              <w:numPr>
                <w:ilvl w:val="0"/>
                <w:numId w:val="13"/>
              </w:numPr>
              <w:spacing w:after="0" w:line="240" w:lineRule="auto"/>
              <w:rPr>
                <w:szCs w:val="24"/>
              </w:rPr>
            </w:pPr>
            <w:r w:rsidRPr="009F2CD5">
              <w:rPr>
                <w:szCs w:val="24"/>
              </w:rPr>
              <w:t xml:space="preserve">Prepositions: </w:t>
            </w:r>
            <w:r w:rsidRPr="009F2CD5">
              <w:rPr>
                <w:i/>
                <w:szCs w:val="24"/>
              </w:rPr>
              <w:t>in, at, with, to</w:t>
            </w:r>
            <w:r w:rsidRPr="009F2CD5">
              <w:rPr>
                <w:szCs w:val="24"/>
              </w:rPr>
              <w:t xml:space="preserve">, </w:t>
            </w:r>
            <w:r w:rsidRPr="009F2CD5">
              <w:rPr>
                <w:i/>
                <w:szCs w:val="24"/>
              </w:rPr>
              <w:t>by</w:t>
            </w:r>
          </w:p>
          <w:p w14:paraId="3A9B0726" w14:textId="77777777" w:rsidR="006C7406" w:rsidRPr="009F2CD5" w:rsidRDefault="006C7406" w:rsidP="006C7406">
            <w:pPr>
              <w:pStyle w:val="ListParagraph1"/>
              <w:numPr>
                <w:ilvl w:val="0"/>
                <w:numId w:val="13"/>
              </w:numPr>
              <w:spacing w:after="0" w:line="240" w:lineRule="auto"/>
              <w:rPr>
                <w:szCs w:val="24"/>
              </w:rPr>
            </w:pPr>
            <w:r w:rsidRPr="009F2CD5">
              <w:rPr>
                <w:szCs w:val="24"/>
              </w:rPr>
              <w:lastRenderedPageBreak/>
              <w:t>Clauses: which was 10%</w:t>
            </w:r>
          </w:p>
          <w:p w14:paraId="686E0063" w14:textId="77777777" w:rsidR="006C7406" w:rsidRPr="009F2CD5" w:rsidRDefault="006C7406" w:rsidP="006C7406">
            <w:pPr>
              <w:pStyle w:val="ListParagraph1"/>
              <w:numPr>
                <w:ilvl w:val="0"/>
                <w:numId w:val="13"/>
              </w:numPr>
              <w:spacing w:after="0" w:line="240" w:lineRule="auto"/>
              <w:rPr>
                <w:szCs w:val="24"/>
              </w:rPr>
            </w:pPr>
            <w:r w:rsidRPr="009F2CD5">
              <w:rPr>
                <w:szCs w:val="24"/>
              </w:rPr>
              <w:t>Phrases: accounting for, comprising 20%</w:t>
            </w:r>
          </w:p>
          <w:p w14:paraId="5F11D005" w14:textId="77777777" w:rsidR="006C7406" w:rsidRPr="009F2CD5" w:rsidRDefault="006C7406" w:rsidP="006C7406">
            <w:pPr>
              <w:pStyle w:val="ListParagraph1"/>
              <w:numPr>
                <w:ilvl w:val="0"/>
                <w:numId w:val="13"/>
              </w:numPr>
              <w:spacing w:after="0"/>
              <w:jc w:val="left"/>
              <w:rPr>
                <w:szCs w:val="24"/>
              </w:rPr>
            </w:pPr>
            <w:r w:rsidRPr="009F2CD5">
              <w:rPr>
                <w:szCs w:val="24"/>
              </w:rPr>
              <w:t xml:space="preserve">Other synonyms for </w:t>
            </w:r>
            <w:r w:rsidRPr="009F2CD5">
              <w:rPr>
                <w:szCs w:val="24"/>
                <w:u w:val="single"/>
              </w:rPr>
              <w:t xml:space="preserve">account for: </w:t>
            </w:r>
            <w:r w:rsidRPr="009F2CD5">
              <w:rPr>
                <w:szCs w:val="24"/>
              </w:rPr>
              <w:t>Constitute, comprise, consist of, take up, contain, cover, represent, occupy, made up, etc.</w:t>
            </w:r>
          </w:p>
          <w:p w14:paraId="49664BE6" w14:textId="77777777" w:rsidR="006C7406" w:rsidRPr="009F2CD5" w:rsidRDefault="006C7406" w:rsidP="006C7406">
            <w:pPr>
              <w:pStyle w:val="ListParagraph1"/>
              <w:jc w:val="left"/>
              <w:rPr>
                <w:szCs w:val="24"/>
              </w:rPr>
            </w:pPr>
          </w:p>
          <w:p w14:paraId="747A8899" w14:textId="77777777" w:rsidR="006C7406" w:rsidRPr="009F2CD5" w:rsidRDefault="006C7406" w:rsidP="006C7406">
            <w:pPr>
              <w:pStyle w:val="ListParagraph1"/>
              <w:rPr>
                <w:b/>
                <w:szCs w:val="24"/>
              </w:rPr>
            </w:pPr>
            <w:r w:rsidRPr="009F2CD5">
              <w:rPr>
                <w:b/>
                <w:szCs w:val="24"/>
              </w:rPr>
              <w:t>You can state numbers to begin a sentence:</w:t>
            </w:r>
          </w:p>
          <w:p w14:paraId="1BD751D1" w14:textId="77777777" w:rsidR="006C7406" w:rsidRPr="009F2CD5" w:rsidRDefault="006C7406" w:rsidP="006C7406">
            <w:pPr>
              <w:pStyle w:val="ListParagraph1"/>
              <w:numPr>
                <w:ilvl w:val="0"/>
                <w:numId w:val="11"/>
              </w:numPr>
              <w:spacing w:after="0" w:line="240" w:lineRule="auto"/>
              <w:rPr>
                <w:b/>
                <w:szCs w:val="24"/>
              </w:rPr>
            </w:pPr>
            <w:r w:rsidRPr="009F2CD5">
              <w:rPr>
                <w:b/>
                <w:szCs w:val="24"/>
              </w:rPr>
              <w:t xml:space="preserve">% + of + subject of the </w:t>
            </w:r>
            <w:proofErr w:type="gramStart"/>
            <w:r w:rsidRPr="009F2CD5">
              <w:rPr>
                <w:b/>
                <w:szCs w:val="24"/>
              </w:rPr>
              <w:t xml:space="preserve">data </w:t>
            </w:r>
            <w:r w:rsidRPr="009F2CD5">
              <w:rPr>
                <w:bCs/>
                <w:szCs w:val="24"/>
              </w:rPr>
              <w:t xml:space="preserve"> +</w:t>
            </w:r>
            <w:proofErr w:type="gramEnd"/>
            <w:r w:rsidRPr="009F2CD5">
              <w:rPr>
                <w:bCs/>
                <w:szCs w:val="24"/>
              </w:rPr>
              <w:t xml:space="preserve"> verb </w:t>
            </w:r>
          </w:p>
          <w:p w14:paraId="2E6A78B2" w14:textId="77777777" w:rsidR="006C7406" w:rsidRPr="009F2CD5" w:rsidRDefault="006C7406" w:rsidP="006C7406">
            <w:pPr>
              <w:pStyle w:val="ListParagraph1"/>
              <w:numPr>
                <w:ilvl w:val="0"/>
                <w:numId w:val="11"/>
              </w:numPr>
              <w:spacing w:after="0" w:line="240" w:lineRule="auto"/>
              <w:rPr>
                <w:b/>
                <w:szCs w:val="24"/>
              </w:rPr>
            </w:pPr>
            <w:r w:rsidRPr="009F2CD5">
              <w:rPr>
                <w:b/>
                <w:szCs w:val="24"/>
              </w:rPr>
              <w:t xml:space="preserve">There are/were % of + subject of the data </w:t>
            </w:r>
            <w:r w:rsidRPr="009F2CD5">
              <w:rPr>
                <w:bCs/>
                <w:szCs w:val="24"/>
              </w:rPr>
              <w:t xml:space="preserve">who/which + </w:t>
            </w:r>
            <w:proofErr w:type="gramStart"/>
            <w:r w:rsidRPr="009F2CD5">
              <w:rPr>
                <w:bCs/>
                <w:szCs w:val="24"/>
              </w:rPr>
              <w:t>verb</w:t>
            </w:r>
            <w:proofErr w:type="gramEnd"/>
          </w:p>
          <w:p w14:paraId="45A5203A" w14:textId="77777777" w:rsidR="006C7406" w:rsidRPr="009F2CD5" w:rsidRDefault="006C7406" w:rsidP="006C7406">
            <w:pPr>
              <w:pStyle w:val="ListParagraph1"/>
              <w:ind w:left="1080"/>
              <w:rPr>
                <w:b/>
                <w:szCs w:val="24"/>
              </w:rPr>
            </w:pPr>
          </w:p>
          <w:p w14:paraId="6AD2298F" w14:textId="77777777" w:rsidR="006C7406" w:rsidRPr="009F2CD5" w:rsidRDefault="006C7406" w:rsidP="006C7406">
            <w:pPr>
              <w:pStyle w:val="ListParagraph1"/>
              <w:jc w:val="left"/>
              <w:rPr>
                <w:szCs w:val="24"/>
              </w:rPr>
            </w:pPr>
          </w:p>
          <w:p w14:paraId="1B9140A6" w14:textId="77777777" w:rsidR="006C7406" w:rsidRPr="009F2CD5" w:rsidRDefault="006C7406" w:rsidP="006C7406">
            <w:pPr>
              <w:spacing w:line="252" w:lineRule="auto"/>
              <w:rPr>
                <w:rFonts w:ascii="Times New Roman" w:hAnsi="Times New Roman" w:cs="Times New Roman"/>
                <w:b/>
                <w:bCs/>
                <w:sz w:val="24"/>
              </w:rPr>
            </w:pPr>
          </w:p>
          <w:p w14:paraId="2E69D0C9" w14:textId="77777777" w:rsidR="006C7406" w:rsidRPr="009F2CD5" w:rsidRDefault="006C7406" w:rsidP="006C7406">
            <w:pPr>
              <w:spacing w:line="252" w:lineRule="auto"/>
              <w:rPr>
                <w:rFonts w:ascii="Times New Roman" w:hAnsi="Times New Roman" w:cs="Times New Roman"/>
                <w:b/>
                <w:bCs/>
                <w:sz w:val="24"/>
              </w:rPr>
            </w:pPr>
            <w:r w:rsidRPr="009F2CD5">
              <w:rPr>
                <w:rFonts w:ascii="Times New Roman" w:hAnsi="Times New Roman" w:cs="Times New Roman"/>
                <w:b/>
                <w:bCs/>
                <w:sz w:val="24"/>
              </w:rPr>
              <w:t xml:space="preserve">POSITIVE RESULT OF THE CHANGE: </w:t>
            </w:r>
          </w:p>
          <w:p w14:paraId="2C7B7681" w14:textId="77777777" w:rsidR="006C7406" w:rsidRPr="009F2CD5" w:rsidRDefault="006C7406" w:rsidP="006C7406">
            <w:pPr>
              <w:pStyle w:val="CommentText"/>
              <w:rPr>
                <w:rFonts w:ascii="Times New Roman" w:hAnsi="Times New Roman" w:cs="Times New Roman"/>
                <w:sz w:val="24"/>
              </w:rPr>
            </w:pPr>
            <w:r w:rsidRPr="009F2CD5">
              <w:rPr>
                <w:rFonts w:ascii="Times New Roman" w:hAnsi="Times New Roman" w:cs="Times New Roman"/>
                <w:sz w:val="24"/>
              </w:rPr>
              <w:t xml:space="preserve">It’s not enough to use complex sentences. What you need is </w:t>
            </w:r>
            <w:proofErr w:type="gramStart"/>
            <w:r w:rsidRPr="009F2CD5">
              <w:rPr>
                <w:rFonts w:ascii="Times New Roman" w:hAnsi="Times New Roman" w:cs="Times New Roman"/>
                <w:sz w:val="24"/>
              </w:rPr>
              <w:t>variety</w:t>
            </w:r>
            <w:proofErr w:type="gramEnd"/>
            <w:r w:rsidRPr="009F2CD5">
              <w:rPr>
                <w:rFonts w:ascii="Times New Roman" w:hAnsi="Times New Roman" w:cs="Times New Roman"/>
                <w:sz w:val="24"/>
              </w:rPr>
              <w:t xml:space="preserve"> of sentence patterns since your language ability is being checked here. If this is achieved and have less or no grammar errors, you can get not lower than 7 in GRA.</w:t>
            </w:r>
          </w:p>
          <w:p w14:paraId="24E6ACFD" w14:textId="77777777" w:rsidR="004A4D26" w:rsidRPr="009F2CD5" w:rsidRDefault="004A4D26">
            <w:pPr>
              <w:rPr>
                <w:rFonts w:ascii="Times New Roman" w:hAnsi="Times New Roman" w:cs="Times New Roman"/>
                <w:sz w:val="24"/>
              </w:rPr>
            </w:pPr>
          </w:p>
        </w:tc>
      </w:tr>
    </w:tbl>
    <w:p w14:paraId="24E6ACFF"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lastRenderedPageBreak/>
        <w:t xml:space="preserve"> </w:t>
      </w:r>
    </w:p>
    <w:p w14:paraId="24E6AD00" w14:textId="77777777" w:rsidR="004A4D26" w:rsidRPr="009F2CD5" w:rsidRDefault="000D393C">
      <w:pPr>
        <w:rPr>
          <w:rFonts w:ascii="Times New Roman" w:hAnsi="Times New Roman" w:cs="Times New Roman"/>
          <w:b/>
          <w:bCs/>
          <w:sz w:val="24"/>
        </w:rPr>
      </w:pPr>
      <w:r w:rsidRPr="009F2CD5">
        <w:rPr>
          <w:rFonts w:ascii="Times New Roman" w:hAnsi="Times New Roman" w:cs="Times New Roman"/>
          <w:b/>
          <w:bCs/>
          <w:sz w:val="24"/>
        </w:rPr>
        <w:t>附：原文</w:t>
      </w:r>
      <w:r w:rsidRPr="009F2CD5">
        <w:rPr>
          <w:rFonts w:ascii="Times New Roman" w:hAnsi="Times New Roman" w:cs="Times New Roman"/>
          <w:b/>
          <w:bCs/>
          <w:sz w:val="24"/>
        </w:rPr>
        <w:t xml:space="preserve"> ( </w:t>
      </w:r>
      <w:r w:rsidRPr="009F2CD5">
        <w:rPr>
          <w:rFonts w:ascii="Times New Roman" w:hAnsi="Times New Roman" w:cs="Times New Roman"/>
          <w:b/>
          <w:bCs/>
          <w:sz w:val="24"/>
        </w:rPr>
        <w:t>Original Composition</w:t>
      </w:r>
      <w:r w:rsidRPr="009F2CD5">
        <w:rPr>
          <w:rFonts w:ascii="Times New Roman" w:hAnsi="Times New Roman" w:cs="Times New Roman"/>
          <w:b/>
          <w:bCs/>
          <w:sz w:val="24"/>
        </w:rPr>
        <w:t xml:space="preserve"> )</w:t>
      </w:r>
    </w:p>
    <w:p w14:paraId="24E6AD01" w14:textId="77777777" w:rsidR="004A4D26" w:rsidRPr="009F2CD5" w:rsidRDefault="004A4D26">
      <w:pPr>
        <w:rPr>
          <w:rFonts w:ascii="Times New Roman" w:hAnsi="Times New Roman" w:cs="Times New Roman"/>
          <w:sz w:val="24"/>
        </w:rPr>
      </w:pPr>
    </w:p>
    <w:p w14:paraId="24E6AD02"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r w:rsidRPr="009F2CD5">
        <w:rPr>
          <w:rFonts w:ascii="Times New Roman" w:eastAsia="Microsoft YaHei" w:hAnsi="Times New Roman" w:cs="Times New Roman"/>
          <w:sz w:val="24"/>
        </w:rPr>
        <w:t xml:space="preserve">Given are charts showing what percentages of water consumed for various goals in six </w:t>
      </w:r>
      <w:proofErr w:type="spellStart"/>
      <w:r w:rsidRPr="009F2CD5">
        <w:rPr>
          <w:rFonts w:ascii="Times New Roman" w:eastAsia="Microsoft YaHei" w:hAnsi="Times New Roman" w:cs="Times New Roman"/>
          <w:sz w:val="24"/>
        </w:rPr>
        <w:t>ares</w:t>
      </w:r>
      <w:proofErr w:type="spellEnd"/>
      <w:r w:rsidRPr="009F2CD5">
        <w:rPr>
          <w:rFonts w:ascii="Times New Roman" w:eastAsia="Microsoft YaHei" w:hAnsi="Times New Roman" w:cs="Times New Roman"/>
          <w:sz w:val="24"/>
        </w:rPr>
        <w:t xml:space="preserve"> around the world.</w:t>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Overall, it is clear that the percentages of water used for agricultural are highest in South </w:t>
      </w:r>
      <w:r w:rsidRPr="009F2CD5">
        <w:rPr>
          <w:rFonts w:ascii="Times New Roman" w:eastAsia="Microsoft YaHei" w:hAnsi="Times New Roman" w:cs="Times New Roman"/>
          <w:sz w:val="24"/>
        </w:rPr>
        <w:t xml:space="preserve">America, Africa, Central Asia and </w:t>
      </w:r>
      <w:proofErr w:type="gramStart"/>
      <w:r w:rsidRPr="009F2CD5">
        <w:rPr>
          <w:rFonts w:ascii="Times New Roman" w:eastAsia="Microsoft YaHei" w:hAnsi="Times New Roman" w:cs="Times New Roman"/>
          <w:sz w:val="24"/>
        </w:rPr>
        <w:t>South East</w:t>
      </w:r>
      <w:proofErr w:type="gramEnd"/>
      <w:r w:rsidRPr="009F2CD5">
        <w:rPr>
          <w:rFonts w:ascii="Times New Roman" w:eastAsia="Microsoft YaHei" w:hAnsi="Times New Roman" w:cs="Times New Roman"/>
          <w:sz w:val="24"/>
        </w:rPr>
        <w:t xml:space="preserve"> Asia, while that of the consumption for domestic use are the lowest in North America, Europe and </w:t>
      </w:r>
      <w:proofErr w:type="spellStart"/>
      <w:r w:rsidRPr="009F2CD5">
        <w:rPr>
          <w:rFonts w:ascii="Times New Roman" w:eastAsia="Microsoft YaHei" w:hAnsi="Times New Roman" w:cs="Times New Roman"/>
          <w:sz w:val="24"/>
        </w:rPr>
        <w:t>Aouth</w:t>
      </w:r>
      <w:proofErr w:type="spellEnd"/>
      <w:r w:rsidRPr="009F2CD5">
        <w:rPr>
          <w:rFonts w:ascii="Times New Roman" w:eastAsia="Microsoft YaHei" w:hAnsi="Times New Roman" w:cs="Times New Roman"/>
          <w:sz w:val="24"/>
        </w:rPr>
        <w:t xml:space="preserve"> East Asia, with South America, Africa and Central Asia use the least industrial water.</w:t>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Commencing with water used for industries, the consumption of it is 48%in Nouth America, a little lower than that used in Europe, at 53%. </w:t>
      </w:r>
      <w:proofErr w:type="gramStart"/>
      <w:r w:rsidRPr="009F2CD5">
        <w:rPr>
          <w:rFonts w:ascii="Times New Roman" w:eastAsia="Microsoft YaHei" w:hAnsi="Times New Roman" w:cs="Times New Roman"/>
          <w:sz w:val="24"/>
        </w:rPr>
        <w:t>South East</w:t>
      </w:r>
      <w:proofErr w:type="gramEnd"/>
      <w:r w:rsidRPr="009F2CD5">
        <w:rPr>
          <w:rFonts w:ascii="Times New Roman" w:eastAsia="Microsoft YaHei" w:hAnsi="Times New Roman" w:cs="Times New Roman"/>
          <w:sz w:val="24"/>
        </w:rPr>
        <w:t xml:space="preserve"> Asia used it for 12%, equaling that consumed in Africa and Central Asia together, at 7% and 5% separately. Ranked last is 10% i</w:t>
      </w:r>
      <w:r w:rsidRPr="009F2CD5">
        <w:rPr>
          <w:rFonts w:ascii="Times New Roman" w:eastAsia="Microsoft YaHei" w:hAnsi="Times New Roman" w:cs="Times New Roman"/>
          <w:sz w:val="24"/>
        </w:rPr>
        <w:t>n South America.</w:t>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With regard to agricultural-used water, usage of it </w:t>
      </w:r>
      <w:proofErr w:type="gramStart"/>
      <w:r w:rsidRPr="009F2CD5">
        <w:rPr>
          <w:rFonts w:ascii="Times New Roman" w:eastAsia="Microsoft YaHei" w:hAnsi="Times New Roman" w:cs="Times New Roman"/>
          <w:sz w:val="24"/>
        </w:rPr>
        <w:t>nearly</w:t>
      </w:r>
      <w:proofErr w:type="gramEnd"/>
      <w:r w:rsidRPr="009F2CD5">
        <w:rPr>
          <w:rFonts w:ascii="Times New Roman" w:eastAsia="Microsoft YaHei" w:hAnsi="Times New Roman" w:cs="Times New Roman"/>
          <w:sz w:val="24"/>
        </w:rPr>
        <w:t xml:space="preserve"> the same in Africa, Central Asia and </w:t>
      </w:r>
      <w:proofErr w:type="gramStart"/>
      <w:r w:rsidRPr="009F2CD5">
        <w:rPr>
          <w:rFonts w:ascii="Times New Roman" w:eastAsia="Microsoft YaHei" w:hAnsi="Times New Roman" w:cs="Times New Roman"/>
          <w:sz w:val="24"/>
        </w:rPr>
        <w:t>South East</w:t>
      </w:r>
      <w:proofErr w:type="gramEnd"/>
      <w:r w:rsidRPr="009F2CD5">
        <w:rPr>
          <w:rFonts w:ascii="Times New Roman" w:eastAsia="Microsoft YaHei" w:hAnsi="Times New Roman" w:cs="Times New Roman"/>
          <w:sz w:val="24"/>
        </w:rPr>
        <w:t xml:space="preserve"> Asia, at 84%, 88% and 81%, while that in South America is 71%, whereas that in North America and Europe are close, at 39% and 32%.</w:t>
      </w:r>
      <w:r w:rsidRPr="009F2CD5">
        <w:rPr>
          <w:rFonts w:ascii="Times New Roman" w:eastAsia="Microsoft YaHei" w:hAnsi="Times New Roman" w:cs="Times New Roman"/>
          <w:sz w:val="24"/>
        </w:rPr>
        <w:cr/>
      </w:r>
      <w:r w:rsidRPr="009F2CD5">
        <w:rPr>
          <w:rFonts w:ascii="Times New Roman" w:eastAsia="Microsoft YaHei" w:hAnsi="Times New Roman" w:cs="Times New Roman"/>
          <w:sz w:val="24"/>
        </w:rPr>
        <w:cr/>
        <w:t xml:space="preserve">Concerning water consumed for domestic </w:t>
      </w:r>
      <w:proofErr w:type="gramStart"/>
      <w:r w:rsidRPr="009F2CD5">
        <w:rPr>
          <w:rFonts w:ascii="Times New Roman" w:eastAsia="Microsoft YaHei" w:hAnsi="Times New Roman" w:cs="Times New Roman"/>
          <w:sz w:val="24"/>
        </w:rPr>
        <w:t>purpose</w:t>
      </w:r>
      <w:proofErr w:type="gramEnd"/>
      <w:r w:rsidRPr="009F2CD5">
        <w:rPr>
          <w:rFonts w:ascii="Times New Roman" w:eastAsia="Microsoft YaHei" w:hAnsi="Times New Roman" w:cs="Times New Roman"/>
          <w:sz w:val="24"/>
        </w:rPr>
        <w:t xml:space="preserve">, North America, South America and Europe used 13%, 19% and 15% of it respectively, as opposed to 9%, 7% and 7% consumed in Africa, Central Asia and </w:t>
      </w:r>
      <w:proofErr w:type="gramStart"/>
      <w:r w:rsidRPr="009F2CD5">
        <w:rPr>
          <w:rFonts w:ascii="Times New Roman" w:eastAsia="Microsoft YaHei" w:hAnsi="Times New Roman" w:cs="Times New Roman"/>
          <w:sz w:val="24"/>
        </w:rPr>
        <w:t>South East</w:t>
      </w:r>
      <w:proofErr w:type="gramEnd"/>
      <w:r w:rsidRPr="009F2CD5">
        <w:rPr>
          <w:rFonts w:ascii="Times New Roman" w:eastAsia="Microsoft YaHei" w:hAnsi="Times New Roman" w:cs="Times New Roman"/>
          <w:sz w:val="24"/>
        </w:rPr>
        <w:t xml:space="preserve"> Asia.</w:t>
      </w:r>
      <w:r w:rsidRPr="009F2CD5">
        <w:rPr>
          <w:rFonts w:ascii="Times New Roman" w:eastAsia="Microsoft YaHei" w:hAnsi="Times New Roman" w:cs="Times New Roman"/>
          <w:sz w:val="24"/>
        </w:rPr>
        <w:cr/>
      </w:r>
    </w:p>
    <w:p w14:paraId="24E6AD03" w14:textId="77777777" w:rsidR="004A4D26" w:rsidRPr="009F2CD5" w:rsidRDefault="000D393C">
      <w:pPr>
        <w:rPr>
          <w:rFonts w:ascii="Times New Roman" w:hAnsi="Times New Roman" w:cs="Times New Roman"/>
          <w:sz w:val="24"/>
        </w:rPr>
      </w:pPr>
      <w:r w:rsidRPr="009F2CD5">
        <w:rPr>
          <w:rFonts w:ascii="Times New Roman" w:hAnsi="Times New Roman" w:cs="Times New Roman"/>
          <w:sz w:val="24"/>
        </w:rPr>
        <w:t xml:space="preserve"> </w:t>
      </w:r>
    </w:p>
    <w:sectPr w:rsidR="004A4D26" w:rsidRPr="009F2CD5">
      <w:headerReference w:type="default" r:id="rId20"/>
      <w:footerReference w:type="default" r:id="rId21"/>
      <w:headerReference w:type="first" r:id="rId22"/>
      <w:footerReference w:type="first" r:id="rId2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ona" w:date="2024-04-04T17:51:00Z" w:initials="J">
    <w:p w14:paraId="4D52860B" w14:textId="77777777" w:rsidR="0041251B" w:rsidRDefault="0041251B" w:rsidP="0041251B">
      <w:pPr>
        <w:pStyle w:val="CommentText"/>
        <w:jc w:val="left"/>
      </w:pPr>
      <w:r>
        <w:rPr>
          <w:rStyle w:val="CommentReference"/>
        </w:rPr>
        <w:annotationRef/>
      </w:r>
      <w:r>
        <w:rPr>
          <w:lang w:val="en-PH"/>
        </w:rPr>
        <w:t>Error in grammar. When using embedded sentence like WHAT inside a sentence, there should be a verb with it: what + noun + verb...</w:t>
      </w:r>
    </w:p>
  </w:comment>
  <w:comment w:id="3" w:author="Jeona" w:date="2024-04-04T17:51:00Z" w:initials="J">
    <w:p w14:paraId="12ACFAB9" w14:textId="77777777" w:rsidR="00FF5DC5" w:rsidRDefault="00FF5DC5" w:rsidP="00FF5DC5">
      <w:pPr>
        <w:pStyle w:val="CommentText"/>
        <w:jc w:val="left"/>
      </w:pPr>
      <w:r>
        <w:rPr>
          <w:rStyle w:val="CommentReference"/>
        </w:rPr>
        <w:annotationRef/>
      </w:r>
      <w:r>
        <w:t>Use other terms too. LR is affected if the rubric is repeated because they are checking your English skill, meaning, the use of synonyms or other word forms is expected to be done here. Even words from the title are suggested to be revised since copying them does not show one’s LR ability .</w:t>
      </w:r>
    </w:p>
    <w:p w14:paraId="17E6D99C" w14:textId="77777777" w:rsidR="00FF5DC5" w:rsidRDefault="00FF5DC5" w:rsidP="00FF5DC5">
      <w:pPr>
        <w:pStyle w:val="CommentText"/>
        <w:jc w:val="left"/>
      </w:pPr>
      <w:r>
        <w:t xml:space="preserve">I also revised other repeated words in this sentence. </w:t>
      </w:r>
    </w:p>
  </w:comment>
  <w:comment w:id="8" w:author="Jeona" w:date="2024-04-04T17:51:00Z" w:initials="J">
    <w:p w14:paraId="62F948D3" w14:textId="77777777" w:rsidR="0008159F" w:rsidRDefault="0008159F" w:rsidP="0008159F">
      <w:pPr>
        <w:pStyle w:val="CommentText"/>
        <w:jc w:val="left"/>
      </w:pPr>
      <w:r>
        <w:rPr>
          <w:rStyle w:val="CommentReference"/>
        </w:rPr>
        <w:annotationRef/>
      </w:r>
      <w:r>
        <w:rPr>
          <w:lang w:val="en-PH"/>
        </w:rPr>
        <w:t>One linking device is enough since "overall" is already a good linking device. This can avoid overuse of cohesive devices in one sentence. This even reduces wordiness.</w:t>
      </w:r>
    </w:p>
  </w:comment>
  <w:comment w:id="10" w:author="Jeona" w:date="2024-04-04T17:52:00Z" w:initials="J">
    <w:p w14:paraId="6D75280A" w14:textId="77777777" w:rsidR="0008159F" w:rsidRDefault="0008159F" w:rsidP="0008159F">
      <w:pPr>
        <w:pStyle w:val="CommentText"/>
        <w:jc w:val="left"/>
      </w:pPr>
      <w:r>
        <w:rPr>
          <w:rStyle w:val="CommentReference"/>
        </w:rPr>
        <w:annotationRef/>
      </w:r>
      <w:r>
        <w:rPr>
          <w:lang w:val="en-PH"/>
        </w:rPr>
        <w:t>For + noun</w:t>
      </w:r>
    </w:p>
    <w:p w14:paraId="3E6B8349" w14:textId="77777777" w:rsidR="0008159F" w:rsidRDefault="0008159F" w:rsidP="0008159F">
      <w:pPr>
        <w:pStyle w:val="CommentText"/>
        <w:jc w:val="left"/>
      </w:pPr>
      <w:r>
        <w:rPr>
          <w:lang w:val="en-PH"/>
        </w:rPr>
        <w:t>Agricultural is an adjective.</w:t>
      </w:r>
    </w:p>
  </w:comment>
  <w:comment w:id="14" w:author="Jeona" w:date="2024-04-04T17:52:00Z" w:initials="J">
    <w:p w14:paraId="0C648103" w14:textId="77777777" w:rsidR="00AB1F45" w:rsidRDefault="00AB1F45" w:rsidP="00AB1F45">
      <w:pPr>
        <w:pStyle w:val="CommentText"/>
        <w:jc w:val="left"/>
      </w:pPr>
      <w:r>
        <w:rPr>
          <w:rStyle w:val="CommentReference"/>
        </w:rPr>
        <w:annotationRef/>
      </w:r>
      <w:r>
        <w:rPr>
          <w:lang w:val="en-PH"/>
        </w:rPr>
        <w:t>Revised since you already wrote ‘consumption of’</w:t>
      </w:r>
    </w:p>
  </w:comment>
  <w:comment w:id="17" w:author="Jeona" w:date="2024-04-04T17:53:00Z" w:initials="J">
    <w:p w14:paraId="020B79F7" w14:textId="77777777" w:rsidR="00AB1F45" w:rsidRDefault="00AB1F45" w:rsidP="00AB1F45">
      <w:pPr>
        <w:pStyle w:val="CommentText"/>
        <w:jc w:val="left"/>
      </w:pPr>
      <w:r>
        <w:rPr>
          <w:rStyle w:val="CommentReference"/>
        </w:rPr>
        <w:annotationRef/>
      </w:r>
      <w:r>
        <w:rPr>
          <w:lang w:val="en-PH"/>
        </w:rPr>
        <w:t>Let’s reduce too many details in the overview. Emphasize the two highest ranks since industrial use in developed regions are more obvious. The overview focuses more on key and obvious features.</w:t>
      </w:r>
    </w:p>
  </w:comment>
  <w:comment w:id="26" w:author="Jeona" w:date="2024-04-04T17:53:00Z" w:initials="J">
    <w:p w14:paraId="18B33B23" w14:textId="77777777" w:rsidR="00AB1F45" w:rsidRDefault="00AB1F45" w:rsidP="00AB1F45">
      <w:pPr>
        <w:pStyle w:val="CommentText"/>
        <w:jc w:val="left"/>
      </w:pPr>
      <w:r>
        <w:rPr>
          <w:rStyle w:val="CommentReference"/>
        </w:rPr>
        <w:annotationRef/>
      </w:r>
      <w:r>
        <w:rPr>
          <w:lang w:val="en-PH"/>
        </w:rPr>
        <w:t>Remove redundancies since you used  ‘USED’ in the previous phrase</w:t>
      </w:r>
    </w:p>
  </w:comment>
  <w:comment w:id="29" w:author="Jeona" w:date="2024-04-04T17:53:00Z" w:initials="J">
    <w:p w14:paraId="183CFDAE" w14:textId="77777777" w:rsidR="00AB1F45" w:rsidRDefault="00AB1F45" w:rsidP="00AB1F45">
      <w:pPr>
        <w:pStyle w:val="CommentText"/>
        <w:jc w:val="left"/>
      </w:pPr>
      <w:r>
        <w:rPr>
          <w:rStyle w:val="CommentReference"/>
        </w:rPr>
        <w:annotationRef/>
      </w:r>
      <w:r>
        <w:rPr>
          <w:lang w:val="en-PH"/>
        </w:rPr>
        <w:t>Revised to use a more advanced phrase to describe data.</w:t>
      </w:r>
    </w:p>
  </w:comment>
  <w:comment w:id="36" w:author="Jeona" w:date="2024-04-04T17:53:00Z" w:initials="J">
    <w:p w14:paraId="312FCFDF" w14:textId="77777777" w:rsidR="00AB1F45" w:rsidRDefault="00AB1F45" w:rsidP="00AB1F45">
      <w:pPr>
        <w:pStyle w:val="CommentText"/>
        <w:jc w:val="left"/>
      </w:pPr>
      <w:r>
        <w:rPr>
          <w:rStyle w:val="CommentReference"/>
        </w:rPr>
        <w:annotationRef/>
      </w:r>
      <w:r>
        <w:rPr>
          <w:lang w:val="en-PH"/>
        </w:rPr>
        <w:t>You can show their gap like this to avoid writing all figures.</w:t>
      </w:r>
    </w:p>
  </w:comment>
  <w:comment w:id="40" w:author="Jeona" w:date="2024-04-04T17:54:00Z" w:initials="J">
    <w:p w14:paraId="4038DA7B" w14:textId="77777777" w:rsidR="00AB1F45" w:rsidRDefault="00AB1F45" w:rsidP="00AB1F45">
      <w:pPr>
        <w:pStyle w:val="CommentText"/>
        <w:jc w:val="left"/>
      </w:pPr>
      <w:r>
        <w:rPr>
          <w:rStyle w:val="CommentReference"/>
        </w:rPr>
        <w:annotationRef/>
      </w:r>
      <w:r>
        <w:rPr>
          <w:lang w:val="en-PH"/>
        </w:rPr>
        <w:t>As a rule, we should not write all numbers from the chart. You can show their similarities or group them as not exceeding 12%</w:t>
      </w:r>
    </w:p>
  </w:comment>
  <w:comment w:id="47" w:author="Jeona" w:date="2024-04-04T17:54:00Z" w:initials="J">
    <w:p w14:paraId="79E524B9" w14:textId="77777777" w:rsidR="00AB1F45" w:rsidRDefault="00AB1F45" w:rsidP="00AB1F45">
      <w:pPr>
        <w:pStyle w:val="CommentText"/>
        <w:jc w:val="left"/>
      </w:pPr>
      <w:r>
        <w:rPr>
          <w:rStyle w:val="CommentReference"/>
        </w:rPr>
        <w:annotationRef/>
      </w:r>
      <w:r>
        <w:rPr>
          <w:lang w:val="en-PH"/>
        </w:rPr>
        <w:t>Then emphasize the  lowest rank. It’s not South America since 5% is lower than 10%. Use ranked last when referring to the lowest level.</w:t>
      </w:r>
    </w:p>
  </w:comment>
  <w:comment w:id="52" w:author="Jeona" w:date="2024-04-04T17:55:00Z" w:initials="J">
    <w:p w14:paraId="7EAA5057" w14:textId="77777777" w:rsidR="00AB1F45" w:rsidRDefault="00AB1F45" w:rsidP="00AB1F45">
      <w:pPr>
        <w:pStyle w:val="CommentText"/>
        <w:jc w:val="left"/>
      </w:pPr>
      <w:r>
        <w:rPr>
          <w:rStyle w:val="CommentReference"/>
        </w:rPr>
        <w:annotationRef/>
      </w:r>
      <w:r>
        <w:rPr>
          <w:lang w:val="en-PH"/>
        </w:rPr>
        <w:t>Revised to use other ways to describe the subject and use a more natural phrase.</w:t>
      </w:r>
    </w:p>
    <w:p w14:paraId="66D91A08" w14:textId="77777777" w:rsidR="00AB1F45" w:rsidRDefault="00AB1F45" w:rsidP="00AB1F45">
      <w:pPr>
        <w:pStyle w:val="CommentText"/>
        <w:jc w:val="left"/>
      </w:pPr>
    </w:p>
    <w:p w14:paraId="57477669" w14:textId="77777777" w:rsidR="00AB1F45" w:rsidRDefault="00AB1F45" w:rsidP="00AB1F45">
      <w:pPr>
        <w:pStyle w:val="CommentText"/>
        <w:jc w:val="left"/>
      </w:pPr>
      <w:r>
        <w:rPr>
          <w:lang w:val="en-PH"/>
        </w:rPr>
        <w:t>Agricultural-used water is not commonly used.</w:t>
      </w:r>
    </w:p>
  </w:comment>
  <w:comment w:id="65" w:author="Jeona" w:date="2024-04-04T17:55:00Z" w:initials="J">
    <w:p w14:paraId="19B7D776" w14:textId="77777777" w:rsidR="00AB1F45" w:rsidRDefault="00AB1F45" w:rsidP="00AB1F45">
      <w:pPr>
        <w:pStyle w:val="CommentText"/>
        <w:jc w:val="left"/>
      </w:pPr>
      <w:r>
        <w:rPr>
          <w:rStyle w:val="CommentReference"/>
        </w:rPr>
        <w:annotationRef/>
      </w:r>
      <w:r>
        <w:rPr>
          <w:lang w:val="en-PH"/>
        </w:rPr>
        <w:t xml:space="preserve">As a rule, we should not write all numbers from the chart. You can group their similarities like </w:t>
      </w:r>
      <w:r>
        <w:rPr>
          <w:b/>
          <w:bCs/>
          <w:lang w:val="en-PH"/>
        </w:rPr>
        <w:t>over 70% or over three quarters</w:t>
      </w:r>
      <w:r>
        <w:rPr>
          <w:lang w:val="en-PH"/>
        </w:rPr>
        <w:t xml:space="preserve">. Then emphasize the highest rank toa void writing all figures. </w:t>
      </w:r>
    </w:p>
  </w:comment>
  <w:comment w:id="74" w:author="Jeona" w:date="2024-04-04T17:55:00Z" w:initials="J">
    <w:p w14:paraId="699297F6" w14:textId="77777777" w:rsidR="00AB1F45" w:rsidRDefault="00AB1F45" w:rsidP="00AB1F45">
      <w:pPr>
        <w:pStyle w:val="CommentText"/>
        <w:jc w:val="left"/>
      </w:pPr>
      <w:r>
        <w:rPr>
          <w:rStyle w:val="CommentReference"/>
        </w:rPr>
        <w:annotationRef/>
      </w:r>
      <w:r>
        <w:rPr>
          <w:lang w:val="en-PH"/>
        </w:rPr>
        <w:t>Use THOSE when grouping two or more categories.</w:t>
      </w:r>
    </w:p>
  </w:comment>
  <w:comment w:id="77" w:author="Jeona" w:date="2024-04-04T17:56:00Z" w:initials="J">
    <w:p w14:paraId="70D6E4C6" w14:textId="77777777" w:rsidR="00652881" w:rsidRDefault="00652881" w:rsidP="00652881">
      <w:pPr>
        <w:pStyle w:val="CommentText"/>
        <w:jc w:val="left"/>
      </w:pPr>
      <w:r>
        <w:rPr>
          <w:rStyle w:val="CommentReference"/>
        </w:rPr>
        <w:annotationRef/>
      </w:r>
      <w:r>
        <w:rPr>
          <w:lang w:val="en-PH"/>
        </w:rPr>
        <w:t xml:space="preserve">This is revised to avoid writing all figures and to group those with similarities. </w:t>
      </w:r>
    </w:p>
  </w:comment>
  <w:comment w:id="83" w:author="Jeona" w:date="2024-04-04T17:56:00Z" w:initials="J">
    <w:p w14:paraId="37DA40EF" w14:textId="77777777" w:rsidR="00652881" w:rsidRDefault="00652881" w:rsidP="00652881">
      <w:pPr>
        <w:pStyle w:val="CommentText"/>
        <w:numPr>
          <w:ilvl w:val="0"/>
          <w:numId w:val="3"/>
        </w:numPr>
        <w:jc w:val="left"/>
      </w:pPr>
      <w:r>
        <w:rPr>
          <w:rStyle w:val="CommentReference"/>
        </w:rPr>
        <w:annotationRef/>
      </w:r>
      <w:r>
        <w:rPr>
          <w:lang w:val="en-PH"/>
        </w:rPr>
        <w:t xml:space="preserve">A. we emphasize the highest rank since it’s a main feature. </w:t>
      </w:r>
    </w:p>
    <w:p w14:paraId="2A5BF044" w14:textId="77777777" w:rsidR="00652881" w:rsidRDefault="00652881" w:rsidP="00652881">
      <w:pPr>
        <w:pStyle w:val="CommentText"/>
        <w:numPr>
          <w:ilvl w:val="0"/>
          <w:numId w:val="3"/>
        </w:numPr>
        <w:jc w:val="left"/>
      </w:pPr>
      <w:r>
        <w:rPr>
          <w:lang w:val="en-PH"/>
        </w:rPr>
        <w:t>Then group those with similarities as they do not surpass 15%. Then show the lowest rank</w:t>
      </w:r>
    </w:p>
  </w:comment>
  <w:comment w:id="97" w:author="Jeona" w:date="2024-04-04T17:57:00Z" w:initials="J">
    <w:p w14:paraId="1941F418" w14:textId="77777777" w:rsidR="00652881" w:rsidRDefault="00652881" w:rsidP="00652881">
      <w:pPr>
        <w:pStyle w:val="CommentText"/>
        <w:jc w:val="left"/>
      </w:pPr>
      <w:r>
        <w:rPr>
          <w:rStyle w:val="CommentReference"/>
        </w:rPr>
        <w:annotationRef/>
      </w:r>
      <w:r>
        <w:rPr>
          <w:lang w:val="en-PH"/>
        </w:rPr>
        <w:t xml:space="preserve">When writing data, don’t write all of them especially if there are identical numbers like this. If there are two 7%, don’t write 7% and 7%. Use phrases to show similarities like </w:t>
      </w:r>
      <w:r>
        <w:rPr>
          <w:b/>
          <w:bCs/>
          <w:lang w:val="en-PH"/>
        </w:rPr>
        <w:t>both have the same figure at 7% / both comprise 7%/ or their figures are identical at 7%</w:t>
      </w:r>
    </w:p>
  </w:comment>
  <w:comment w:id="104" w:author="Jeona" w:date="2024-04-04T17:58:00Z" w:initials="J">
    <w:p w14:paraId="633A96B9" w14:textId="77777777" w:rsidR="00153F75" w:rsidRDefault="00153F75" w:rsidP="00153F75">
      <w:pPr>
        <w:pStyle w:val="CommentText"/>
        <w:jc w:val="left"/>
      </w:pPr>
      <w:r>
        <w:rPr>
          <w:rStyle w:val="CommentReference"/>
        </w:rPr>
        <w:annotationRef/>
      </w:r>
      <w:r>
        <w:rPr>
          <w:lang w:val="en-PH"/>
        </w:rPr>
        <w:t>Added to refer to the similarities since both comprise 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52860B" w15:done="0"/>
  <w15:commentEx w15:paraId="17E6D99C" w15:done="0"/>
  <w15:commentEx w15:paraId="62F948D3" w15:done="0"/>
  <w15:commentEx w15:paraId="3E6B8349" w15:done="0"/>
  <w15:commentEx w15:paraId="0C648103" w15:done="0"/>
  <w15:commentEx w15:paraId="020B79F7" w15:done="0"/>
  <w15:commentEx w15:paraId="18B33B23" w15:done="0"/>
  <w15:commentEx w15:paraId="183CFDAE" w15:done="0"/>
  <w15:commentEx w15:paraId="312FCFDF" w15:done="0"/>
  <w15:commentEx w15:paraId="4038DA7B" w15:done="0"/>
  <w15:commentEx w15:paraId="79E524B9" w15:done="0"/>
  <w15:commentEx w15:paraId="57477669" w15:done="0"/>
  <w15:commentEx w15:paraId="19B7D776" w15:done="0"/>
  <w15:commentEx w15:paraId="699297F6" w15:done="0"/>
  <w15:commentEx w15:paraId="70D6E4C6" w15:done="0"/>
  <w15:commentEx w15:paraId="2A5BF044" w15:done="0"/>
  <w15:commentEx w15:paraId="1941F418" w15:done="0"/>
  <w15:commentEx w15:paraId="633A96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6C6E50" w16cex:dateUtc="2024-04-04T09:51:00Z"/>
  <w16cex:commentExtensible w16cex:durableId="0285A652" w16cex:dateUtc="2024-04-04T09:51:00Z"/>
  <w16cex:commentExtensible w16cex:durableId="04081455" w16cex:dateUtc="2024-04-04T09:51:00Z"/>
  <w16cex:commentExtensible w16cex:durableId="34A7A6E6" w16cex:dateUtc="2024-04-04T09:52:00Z"/>
  <w16cex:commentExtensible w16cex:durableId="2B873941" w16cex:dateUtc="2024-04-04T09:52:00Z"/>
  <w16cex:commentExtensible w16cex:durableId="33A0F9F5" w16cex:dateUtc="2024-04-04T09:53:00Z"/>
  <w16cex:commentExtensible w16cex:durableId="4302DCCA" w16cex:dateUtc="2024-04-04T09:53:00Z"/>
  <w16cex:commentExtensible w16cex:durableId="0F8628B7" w16cex:dateUtc="2024-04-04T09:53:00Z"/>
  <w16cex:commentExtensible w16cex:durableId="418D20A9" w16cex:dateUtc="2024-04-04T09:53:00Z"/>
  <w16cex:commentExtensible w16cex:durableId="4BCE485D" w16cex:dateUtc="2024-04-04T09:54:00Z"/>
  <w16cex:commentExtensible w16cex:durableId="08BB2539" w16cex:dateUtc="2024-04-04T09:54:00Z"/>
  <w16cex:commentExtensible w16cex:durableId="48EF1C6E" w16cex:dateUtc="2024-04-04T09:55:00Z"/>
  <w16cex:commentExtensible w16cex:durableId="72E92F00" w16cex:dateUtc="2024-04-04T09:55:00Z"/>
  <w16cex:commentExtensible w16cex:durableId="5D79C2D6" w16cex:dateUtc="2024-04-04T09:55:00Z"/>
  <w16cex:commentExtensible w16cex:durableId="404905EF" w16cex:dateUtc="2024-04-04T09:56:00Z"/>
  <w16cex:commentExtensible w16cex:durableId="06818727" w16cex:dateUtc="2024-04-04T09:56:00Z"/>
  <w16cex:commentExtensible w16cex:durableId="0462943D" w16cex:dateUtc="2024-04-04T09:57:00Z"/>
  <w16cex:commentExtensible w16cex:durableId="2B4E5458" w16cex:dateUtc="2024-04-04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52860B" w16cid:durableId="596C6E50"/>
  <w16cid:commentId w16cid:paraId="17E6D99C" w16cid:durableId="0285A652"/>
  <w16cid:commentId w16cid:paraId="62F948D3" w16cid:durableId="04081455"/>
  <w16cid:commentId w16cid:paraId="3E6B8349" w16cid:durableId="34A7A6E6"/>
  <w16cid:commentId w16cid:paraId="0C648103" w16cid:durableId="2B873941"/>
  <w16cid:commentId w16cid:paraId="020B79F7" w16cid:durableId="33A0F9F5"/>
  <w16cid:commentId w16cid:paraId="18B33B23" w16cid:durableId="4302DCCA"/>
  <w16cid:commentId w16cid:paraId="183CFDAE" w16cid:durableId="0F8628B7"/>
  <w16cid:commentId w16cid:paraId="312FCFDF" w16cid:durableId="418D20A9"/>
  <w16cid:commentId w16cid:paraId="4038DA7B" w16cid:durableId="4BCE485D"/>
  <w16cid:commentId w16cid:paraId="79E524B9" w16cid:durableId="08BB2539"/>
  <w16cid:commentId w16cid:paraId="57477669" w16cid:durableId="48EF1C6E"/>
  <w16cid:commentId w16cid:paraId="19B7D776" w16cid:durableId="72E92F00"/>
  <w16cid:commentId w16cid:paraId="699297F6" w16cid:durableId="5D79C2D6"/>
  <w16cid:commentId w16cid:paraId="70D6E4C6" w16cid:durableId="404905EF"/>
  <w16cid:commentId w16cid:paraId="2A5BF044" w16cid:durableId="06818727"/>
  <w16cid:commentId w16cid:paraId="1941F418" w16cid:durableId="0462943D"/>
  <w16cid:commentId w16cid:paraId="633A96B9" w16cid:durableId="2B4E54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6AD1E" w14:textId="77777777" w:rsidR="000D393C" w:rsidRDefault="000D393C">
      <w:r>
        <w:separator/>
      </w:r>
    </w:p>
  </w:endnote>
  <w:endnote w:type="continuationSeparator" w:id="0">
    <w:p w14:paraId="24E6AD20" w14:textId="77777777" w:rsidR="000D393C" w:rsidRDefault="000D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default"/>
  </w:font>
  <w:font w:name="Arial Unicode MS">
    <w:panose1 w:val="020B0604020202020204"/>
    <w:charset w:val="86"/>
    <w:family w:val="roman"/>
    <w:pitch w:val="default"/>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阿里巴巴普惠体 2.0 45 Light">
    <w:altName w:val="SimSun"/>
    <w:charset w:val="86"/>
    <w:family w:val="auto"/>
    <w:pitch w:val="default"/>
    <w:sig w:usb0="00000000" w:usb1="00000000" w:usb2="0000001E"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AD17" w14:textId="77777777" w:rsidR="004A4D26" w:rsidRDefault="000D393C">
    <w:pPr>
      <w:pStyle w:val="Footer"/>
    </w:pPr>
    <w:r>
      <w:rPr>
        <w:noProof/>
      </w:rPr>
      <mc:AlternateContent>
        <mc:Choice Requires="wps">
          <w:drawing>
            <wp:anchor distT="0" distB="0" distL="114300" distR="114300" simplePos="0" relativeHeight="251660288" behindDoc="0" locked="0" layoutInCell="1" allowOverlap="1" wp14:anchorId="24E6AD1E" wp14:editId="24E6AD1F">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6AD28" w14:textId="77777777" w:rsidR="004A4D26" w:rsidRDefault="000D393C">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E6AD1E" id="_x0000_t202" coordsize="21600,21600" o:spt="202" path="m,l,21600r21600,l21600,xe">
              <v:stroke joinstyle="miter"/>
              <v:path gradientshapeok="t" o:connecttype="rect"/>
            </v:shapetype>
            <v:shape id="文本框 27"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4E6AD28" w14:textId="77777777" w:rsidR="004A4D26" w:rsidRDefault="000D393C">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AD19" w14:textId="77777777" w:rsidR="004A4D26" w:rsidRDefault="000D393C">
    <w:pPr>
      <w:pStyle w:val="Footer"/>
    </w:pPr>
    <w:r>
      <w:rPr>
        <w:noProof/>
      </w:rPr>
      <mc:AlternateContent>
        <mc:Choice Requires="wps">
          <w:drawing>
            <wp:anchor distT="0" distB="0" distL="114300" distR="114300" simplePos="0" relativeHeight="251661312" behindDoc="0" locked="0" layoutInCell="1" allowOverlap="1" wp14:anchorId="24E6AD22" wp14:editId="24E6AD23">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6AD27" w14:textId="77777777" w:rsidR="004A4D26" w:rsidRDefault="000D393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E6AD22" id="_x0000_t202" coordsize="21600,21600" o:spt="202" path="m,l,21600r21600,l21600,xe">
              <v:stroke joinstyle="miter"/>
              <v:path gradientshapeok="t" o:connecttype="rect"/>
            </v:shapetype>
            <v:shape id="文本框 28" o:spid="_x0000_s1029"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4E6AD27" w14:textId="77777777" w:rsidR="004A4D26" w:rsidRDefault="000D393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6AD1A" w14:textId="77777777" w:rsidR="000D393C" w:rsidRDefault="000D393C">
      <w:r>
        <w:separator/>
      </w:r>
    </w:p>
  </w:footnote>
  <w:footnote w:type="continuationSeparator" w:id="0">
    <w:p w14:paraId="24E6AD1C" w14:textId="77777777" w:rsidR="000D393C" w:rsidRDefault="000D3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AD14" w14:textId="77777777" w:rsidR="004A4D26" w:rsidRDefault="000D393C">
    <w:pPr>
      <w:jc w:val="right"/>
      <w:rPr>
        <w:rFonts w:ascii="Microsoft YaHei" w:eastAsia="Microsoft YaHei" w:hAnsi="Microsoft YaHei" w:cs="Microsoft YaHei"/>
        <w:sz w:val="18"/>
        <w:szCs w:val="18"/>
      </w:rPr>
    </w:pPr>
    <w:r>
      <w:rPr>
        <w:rFonts w:ascii="Microsoft YaHei" w:eastAsia="Microsoft YaHei" w:hAnsi="Microsoft YaHei" w:cs="Microsoft YaHei" w:hint="eastAsia"/>
        <w:noProof/>
        <w:sz w:val="18"/>
        <w:szCs w:val="18"/>
      </w:rPr>
      <w:drawing>
        <wp:anchor distT="0" distB="0" distL="114300" distR="114300" simplePos="0" relativeHeight="251659264" behindDoc="1" locked="0" layoutInCell="1" allowOverlap="1" wp14:anchorId="24E6AD1A" wp14:editId="24E6AD1B">
          <wp:simplePos x="0" y="0"/>
          <wp:positionH relativeFrom="column">
            <wp:posOffset>-1139190</wp:posOffset>
          </wp:positionH>
          <wp:positionV relativeFrom="paragraph">
            <wp:posOffset>-556895</wp:posOffset>
          </wp:positionV>
          <wp:extent cx="7559040" cy="10701655"/>
          <wp:effectExtent l="0" t="0" r="3810" b="4445"/>
          <wp:wrapNone/>
          <wp:docPr id="9" name="图片 9" descr="D:\讲义背景2.jpg讲义背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讲义背景2.jpg讲义背景2"/>
                  <pic:cNvPicPr>
                    <a:picLocks noChangeAspect="1"/>
                  </pic:cNvPicPr>
                </pic:nvPicPr>
                <pic:blipFill>
                  <a:blip r:embed="rId1"/>
                  <a:srcRect/>
                  <a:stretch>
                    <a:fillRect/>
                  </a:stretch>
                </pic:blipFill>
                <pic:spPr>
                  <a:xfrm>
                    <a:off x="0" y="0"/>
                    <a:ext cx="7559040" cy="10701655"/>
                  </a:xfrm>
                  <a:prstGeom prst="rect">
                    <a:avLst/>
                  </a:prstGeom>
                </pic:spPr>
              </pic:pic>
            </a:graphicData>
          </a:graphic>
        </wp:anchor>
      </w:drawing>
    </w:r>
  </w:p>
  <w:p w14:paraId="24E6AD15" w14:textId="77777777" w:rsidR="004A4D26" w:rsidRDefault="000D393C">
    <w:pPr>
      <w:jc w:val="center"/>
      <w:rPr>
        <w:rFonts w:ascii="阿里巴巴普惠体 2.0 45 Light" w:eastAsia="阿里巴巴普惠体 2.0 45 Light" w:hAnsi="阿里巴巴普惠体 2.0 45 Light" w:cs="阿里巴巴普惠体 2.0 45 Light"/>
        <w:sz w:val="18"/>
        <w:szCs w:val="18"/>
      </w:rPr>
    </w:pPr>
    <w:r>
      <w:rPr>
        <w:rFonts w:ascii="阿里巴巴普惠体 2.0 45 Light" w:eastAsia="阿里巴巴普惠体 2.0 45 Light" w:hAnsi="阿里巴巴普惠体 2.0 45 Light" w:cs="阿里巴巴普惠体 2.0 45 Light" w:hint="eastAsia"/>
        <w:sz w:val="18"/>
        <w:szCs w:val="18"/>
      </w:rPr>
      <w:t>同桌雅思</w:t>
    </w:r>
    <w:r>
      <w:rPr>
        <w:rFonts w:ascii="阿里巴巴普惠体 2.0 45 Light" w:eastAsia="阿里巴巴普惠体 2.0 45 Light" w:hAnsi="阿里巴巴普惠体 2.0 45 Light" w:cs="阿里巴巴普惠体 2.0 45 Light" w:hint="eastAsia"/>
        <w:sz w:val="18"/>
        <w:szCs w:val="18"/>
      </w:rPr>
      <w:t>-</w:t>
    </w:r>
    <w:r>
      <w:rPr>
        <w:rFonts w:ascii="阿里巴巴普惠体 2.0 45 Light" w:eastAsia="阿里巴巴普惠体 2.0 45 Light" w:hAnsi="阿里巴巴普惠体 2.0 45 Light" w:cs="阿里巴巴普惠体 2.0 45 Light" w:hint="eastAsia"/>
        <w:sz w:val="18"/>
        <w:szCs w:val="18"/>
      </w:rPr>
      <w:t>写作批改</w:t>
    </w:r>
  </w:p>
  <w:p w14:paraId="24E6AD16" w14:textId="77777777" w:rsidR="004A4D26" w:rsidRDefault="000D393C">
    <w:pPr>
      <w:pStyle w:val="Header"/>
    </w:pPr>
    <w:r>
      <w:rPr>
        <w:rFonts w:hint="eastAsia"/>
        <w:noProof/>
      </w:rPr>
      <w:drawing>
        <wp:inline distT="0" distB="0" distL="114300" distR="114300" wp14:anchorId="24E6AD1C" wp14:editId="24E6AD1D">
          <wp:extent cx="5268595" cy="7452360"/>
          <wp:effectExtent l="0" t="0" r="8255" b="15240"/>
          <wp:docPr id="143543589" name="图片 6" descr="讲义背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讲义背景2"/>
                  <pic:cNvPicPr>
                    <a:picLocks noChangeAspect="1"/>
                  </pic:cNvPicPr>
                </pic:nvPicPr>
                <pic:blipFill>
                  <a:blip r:embed="rId1"/>
                  <a:stretch>
                    <a:fillRect/>
                  </a:stretch>
                </pic:blipFill>
                <pic:spPr>
                  <a:xfrm>
                    <a:off x="0" y="0"/>
                    <a:ext cx="5268595" cy="74523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AD18" w14:textId="77777777" w:rsidR="004A4D26" w:rsidRDefault="000D393C">
    <w:pPr>
      <w:pStyle w:val="Header"/>
    </w:pPr>
    <w:r>
      <w:rPr>
        <w:rFonts w:ascii="Microsoft YaHei" w:eastAsia="Microsoft YaHei" w:hAnsi="Microsoft YaHei" w:cs="Microsoft YaHei" w:hint="eastAsia"/>
        <w:noProof/>
        <w:szCs w:val="18"/>
      </w:rPr>
      <w:drawing>
        <wp:anchor distT="0" distB="0" distL="114300" distR="114300" simplePos="0" relativeHeight="251663360" behindDoc="1" locked="0" layoutInCell="1" allowOverlap="1" wp14:anchorId="24E6AD20" wp14:editId="24E6AD21">
          <wp:simplePos x="0" y="0"/>
          <wp:positionH relativeFrom="column">
            <wp:posOffset>-1143000</wp:posOffset>
          </wp:positionH>
          <wp:positionV relativeFrom="paragraph">
            <wp:posOffset>-563245</wp:posOffset>
          </wp:positionV>
          <wp:extent cx="7559040" cy="10701655"/>
          <wp:effectExtent l="0" t="0" r="0" b="12065"/>
          <wp:wrapNone/>
          <wp:docPr id="2" name="图片 2" descr="D:\讲义背景2.jpg讲义背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讲义背景2.jpg讲义背景2"/>
                  <pic:cNvPicPr>
                    <a:picLocks noChangeAspect="1"/>
                  </pic:cNvPicPr>
                </pic:nvPicPr>
                <pic:blipFill>
                  <a:blip r:embed="rId1"/>
                  <a:srcRect/>
                  <a:stretch>
                    <a:fillRect/>
                  </a:stretch>
                </pic:blipFill>
                <pic:spPr>
                  <a:xfrm>
                    <a:off x="0" y="0"/>
                    <a:ext cx="7559040" cy="107016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EB23C5"/>
    <w:multiLevelType w:val="singleLevel"/>
    <w:tmpl w:val="DBEB23C5"/>
    <w:lvl w:ilvl="0">
      <w:start w:val="1"/>
      <w:numFmt w:val="decimal"/>
      <w:suff w:val="space"/>
      <w:lvlText w:val="%1."/>
      <w:lvlJc w:val="left"/>
    </w:lvl>
  </w:abstractNum>
  <w:abstractNum w:abstractNumId="1" w15:restartNumberingAfterBreak="0">
    <w:nsid w:val="0F637169"/>
    <w:multiLevelType w:val="multilevel"/>
    <w:tmpl w:val="0F637169"/>
    <w:lvl w:ilvl="0">
      <w:start w:val="1"/>
      <w:numFmt w:val="bullet"/>
      <w:lvlText w:val="-"/>
      <w:lvlJc w:val="left"/>
      <w:pPr>
        <w:ind w:left="1080" w:hanging="360"/>
      </w:pPr>
      <w:rPr>
        <w:rFonts w:ascii="Calibri" w:eastAsia="SimSun"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14A12977"/>
    <w:multiLevelType w:val="hybridMultilevel"/>
    <w:tmpl w:val="E610B35A"/>
    <w:lvl w:ilvl="0" w:tplc="0D7A55C8">
      <w:start w:val="1"/>
      <w:numFmt w:val="upperLetter"/>
      <w:lvlText w:val="%1."/>
      <w:lvlJc w:val="left"/>
      <w:pPr>
        <w:ind w:left="1020" w:hanging="360"/>
      </w:pPr>
    </w:lvl>
    <w:lvl w:ilvl="1" w:tplc="73064602">
      <w:start w:val="1"/>
      <w:numFmt w:val="upperLetter"/>
      <w:lvlText w:val="%2."/>
      <w:lvlJc w:val="left"/>
      <w:pPr>
        <w:ind w:left="1020" w:hanging="360"/>
      </w:pPr>
    </w:lvl>
    <w:lvl w:ilvl="2" w:tplc="48B25FCC">
      <w:start w:val="1"/>
      <w:numFmt w:val="upperLetter"/>
      <w:lvlText w:val="%3."/>
      <w:lvlJc w:val="left"/>
      <w:pPr>
        <w:ind w:left="1020" w:hanging="360"/>
      </w:pPr>
    </w:lvl>
    <w:lvl w:ilvl="3" w:tplc="6C4043C6">
      <w:start w:val="1"/>
      <w:numFmt w:val="upperLetter"/>
      <w:lvlText w:val="%4."/>
      <w:lvlJc w:val="left"/>
      <w:pPr>
        <w:ind w:left="1020" w:hanging="360"/>
      </w:pPr>
    </w:lvl>
    <w:lvl w:ilvl="4" w:tplc="7782198C">
      <w:start w:val="1"/>
      <w:numFmt w:val="upperLetter"/>
      <w:lvlText w:val="%5."/>
      <w:lvlJc w:val="left"/>
      <w:pPr>
        <w:ind w:left="1020" w:hanging="360"/>
      </w:pPr>
    </w:lvl>
    <w:lvl w:ilvl="5" w:tplc="5DD2CEDA">
      <w:start w:val="1"/>
      <w:numFmt w:val="upperLetter"/>
      <w:lvlText w:val="%6."/>
      <w:lvlJc w:val="left"/>
      <w:pPr>
        <w:ind w:left="1020" w:hanging="360"/>
      </w:pPr>
    </w:lvl>
    <w:lvl w:ilvl="6" w:tplc="3A24FBF2">
      <w:start w:val="1"/>
      <w:numFmt w:val="upperLetter"/>
      <w:lvlText w:val="%7."/>
      <w:lvlJc w:val="left"/>
      <w:pPr>
        <w:ind w:left="1020" w:hanging="360"/>
      </w:pPr>
    </w:lvl>
    <w:lvl w:ilvl="7" w:tplc="3894E406">
      <w:start w:val="1"/>
      <w:numFmt w:val="upperLetter"/>
      <w:lvlText w:val="%8."/>
      <w:lvlJc w:val="left"/>
      <w:pPr>
        <w:ind w:left="1020" w:hanging="360"/>
      </w:pPr>
    </w:lvl>
    <w:lvl w:ilvl="8" w:tplc="68B66D78">
      <w:start w:val="1"/>
      <w:numFmt w:val="upperLetter"/>
      <w:lvlText w:val="%9."/>
      <w:lvlJc w:val="left"/>
      <w:pPr>
        <w:ind w:left="1020" w:hanging="360"/>
      </w:pPr>
    </w:lvl>
  </w:abstractNum>
  <w:abstractNum w:abstractNumId="3" w15:restartNumberingAfterBreak="0">
    <w:nsid w:val="17CC18DB"/>
    <w:multiLevelType w:val="hybridMultilevel"/>
    <w:tmpl w:val="3C1677E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59F714C"/>
    <w:multiLevelType w:val="hybridMultilevel"/>
    <w:tmpl w:val="7CFA14D6"/>
    <w:lvl w:ilvl="0" w:tplc="AFFA995A">
      <w:start w:val="1"/>
      <w:numFmt w:val="lowerLetter"/>
      <w:lvlText w:val="%1."/>
      <w:lvlJc w:val="left"/>
      <w:pPr>
        <w:ind w:left="1080" w:hanging="360"/>
      </w:pPr>
      <w:rPr>
        <w:rFonts w:eastAsia="SimSun"/>
        <w:sz w:val="23"/>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6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5" w15:restartNumberingAfterBreak="0">
    <w:nsid w:val="383452A8"/>
    <w:multiLevelType w:val="hybridMultilevel"/>
    <w:tmpl w:val="92461902"/>
    <w:lvl w:ilvl="0" w:tplc="4756FF7A">
      <w:numFmt w:val="bullet"/>
      <w:lvlText w:val="-"/>
      <w:lvlJc w:val="left"/>
      <w:pPr>
        <w:ind w:left="720" w:hanging="360"/>
      </w:pPr>
      <w:rPr>
        <w:rFonts w:ascii="Times New Roman" w:eastAsia="Times New Roman"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3ADD76B5"/>
    <w:multiLevelType w:val="hybridMultilevel"/>
    <w:tmpl w:val="571419EC"/>
    <w:lvl w:ilvl="0" w:tplc="49444BF4">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7" w15:restartNumberingAfterBreak="0">
    <w:nsid w:val="413123EF"/>
    <w:multiLevelType w:val="multilevel"/>
    <w:tmpl w:val="413123EF"/>
    <w:lvl w:ilvl="0">
      <w:start w:val="1"/>
      <w:numFmt w:val="decimal"/>
      <w:lvlText w:val="%1."/>
      <w:lvlJc w:val="left"/>
      <w:pPr>
        <w:ind w:left="720" w:hanging="360"/>
      </w:pPr>
    </w:lvl>
    <w:lvl w:ilvl="1">
      <w:start w:val="1"/>
      <w:numFmt w:val="lowerLetter"/>
      <w:lvlText w:val="%2."/>
      <w:lvlJc w:val="left"/>
      <w:pPr>
        <w:ind w:left="502" w:hanging="360"/>
      </w:pPr>
    </w:lvl>
    <w:lvl w:ilvl="2">
      <w:start w:val="1"/>
      <w:numFmt w:val="lowerRoman"/>
      <w:lvlText w:val="%3."/>
      <w:lvlJc w:val="right"/>
      <w:pPr>
        <w:ind w:left="2160" w:hanging="180"/>
      </w:pPr>
    </w:lvl>
    <w:lvl w:ilvl="3">
      <w:start w:val="1"/>
      <w:numFmt w:val="decimal"/>
      <w:lvlText w:val="%4."/>
      <w:lvlJc w:val="left"/>
      <w:pPr>
        <w:ind w:left="92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B673F7B"/>
    <w:multiLevelType w:val="hybridMultilevel"/>
    <w:tmpl w:val="82EC3B44"/>
    <w:lvl w:ilvl="0" w:tplc="AD4A8FA0">
      <w:start w:val="1"/>
      <w:numFmt w:val="lowerLetter"/>
      <w:lvlText w:val="%1."/>
      <w:lvlJc w:val="left"/>
      <w:pPr>
        <w:ind w:left="720" w:hanging="360"/>
      </w:pPr>
      <w:rPr>
        <w:b/>
        <w:color w:val="auto"/>
      </w:rPr>
    </w:lvl>
    <w:lvl w:ilvl="1" w:tplc="34090019">
      <w:start w:val="1"/>
      <w:numFmt w:val="lowerLetter"/>
      <w:lvlText w:val="%2."/>
      <w:lvlJc w:val="left"/>
      <w:pPr>
        <w:ind w:left="360" w:hanging="360"/>
      </w:pPr>
    </w:lvl>
    <w:lvl w:ilvl="2" w:tplc="3409001B">
      <w:start w:val="1"/>
      <w:numFmt w:val="lowerRoman"/>
      <w:lvlText w:val="%3."/>
      <w:lvlJc w:val="right"/>
      <w:pPr>
        <w:ind w:left="2160" w:hanging="180"/>
      </w:pPr>
    </w:lvl>
    <w:lvl w:ilvl="3" w:tplc="3409000F">
      <w:start w:val="1"/>
      <w:numFmt w:val="decimal"/>
      <w:lvlText w:val="%4."/>
      <w:lvlJc w:val="left"/>
      <w:pPr>
        <w:ind w:left="644"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9" w15:restartNumberingAfterBreak="0">
    <w:nsid w:val="6A324D60"/>
    <w:multiLevelType w:val="hybridMultilevel"/>
    <w:tmpl w:val="2D2C38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21C7236"/>
    <w:multiLevelType w:val="multilevel"/>
    <w:tmpl w:val="721C72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117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3500232"/>
    <w:multiLevelType w:val="hybridMultilevel"/>
    <w:tmpl w:val="1BF2850E"/>
    <w:lvl w:ilvl="0" w:tplc="106C6196">
      <w:start w:val="1"/>
      <w:numFmt w:val="bullet"/>
      <w:lvlText w:val="-"/>
      <w:lvlJc w:val="left"/>
      <w:pPr>
        <w:ind w:left="1080" w:hanging="360"/>
      </w:pPr>
      <w:rPr>
        <w:rFonts w:ascii="Times New Roman" w:eastAsia="SimSu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7DEB4829"/>
    <w:multiLevelType w:val="singleLevel"/>
    <w:tmpl w:val="7DEB4829"/>
    <w:lvl w:ilvl="0">
      <w:start w:val="1"/>
      <w:numFmt w:val="decimal"/>
      <w:suff w:val="space"/>
      <w:lvlText w:val="%1."/>
      <w:lvlJc w:val="left"/>
    </w:lvl>
  </w:abstractNum>
  <w:num w:numId="1" w16cid:durableId="434247523">
    <w:abstractNumId w:val="12"/>
  </w:num>
  <w:num w:numId="2" w16cid:durableId="2020231932">
    <w:abstractNumId w:val="0"/>
  </w:num>
  <w:num w:numId="3" w16cid:durableId="416487848">
    <w:abstractNumId w:val="2"/>
  </w:num>
  <w:num w:numId="4" w16cid:durableId="10937457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20988832">
    <w:abstractNumId w:val="9"/>
  </w:num>
  <w:num w:numId="6" w16cid:durableId="1801650780">
    <w:abstractNumId w:val="3"/>
  </w:num>
  <w:num w:numId="7" w16cid:durableId="1054036999">
    <w:abstractNumId w:val="11"/>
  </w:num>
  <w:num w:numId="8" w16cid:durableId="20075131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60594140">
    <w:abstractNumId w:val="5"/>
  </w:num>
  <w:num w:numId="10" w16cid:durableId="7977215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7798941">
    <w:abstractNumId w:val="1"/>
  </w:num>
  <w:num w:numId="12" w16cid:durableId="9324699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42486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ona">
    <w15:presenceInfo w15:providerId="None" w15:userId="Jeona"/>
  </w15:person>
  <w15:person w15:author="Jeo">
    <w15:presenceInfo w15:providerId="None" w15:userId="J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OzNDcyM7YwNjI0tjBU0lEKTi0uzszPAykwrAUAwQdBZCwAAAA="/>
    <w:docVar w:name="commondata" w:val="eyJoZGlkIjoiNGVjMTVmYTdjM2IyZTNhYzM3NzgwMDZmODZkNzRiZTMifQ=="/>
  </w:docVars>
  <w:rsids>
    <w:rsidRoot w:val="56F279C3"/>
    <w:rsid w:val="0008159F"/>
    <w:rsid w:val="000D393C"/>
    <w:rsid w:val="000F44ED"/>
    <w:rsid w:val="00153F75"/>
    <w:rsid w:val="001A39C0"/>
    <w:rsid w:val="001F7B11"/>
    <w:rsid w:val="00224DCB"/>
    <w:rsid w:val="00301DF2"/>
    <w:rsid w:val="00360211"/>
    <w:rsid w:val="003B55C3"/>
    <w:rsid w:val="0041251B"/>
    <w:rsid w:val="004A4D26"/>
    <w:rsid w:val="004C784E"/>
    <w:rsid w:val="0051679A"/>
    <w:rsid w:val="00575DF3"/>
    <w:rsid w:val="0061775E"/>
    <w:rsid w:val="00652881"/>
    <w:rsid w:val="006A392E"/>
    <w:rsid w:val="006C7406"/>
    <w:rsid w:val="006F5BC1"/>
    <w:rsid w:val="007378D2"/>
    <w:rsid w:val="007E5EE2"/>
    <w:rsid w:val="0096313F"/>
    <w:rsid w:val="009D0480"/>
    <w:rsid w:val="009F2CD5"/>
    <w:rsid w:val="00AA4D94"/>
    <w:rsid w:val="00AB1F45"/>
    <w:rsid w:val="00B435D9"/>
    <w:rsid w:val="00B84A29"/>
    <w:rsid w:val="00BB45E5"/>
    <w:rsid w:val="00BD0C6D"/>
    <w:rsid w:val="00CC6667"/>
    <w:rsid w:val="00CE5EEC"/>
    <w:rsid w:val="00D753D4"/>
    <w:rsid w:val="00FF5DC5"/>
    <w:rsid w:val="02A30447"/>
    <w:rsid w:val="02AC1857"/>
    <w:rsid w:val="032D749D"/>
    <w:rsid w:val="079A0A98"/>
    <w:rsid w:val="0985397E"/>
    <w:rsid w:val="09C972E2"/>
    <w:rsid w:val="0B8405E4"/>
    <w:rsid w:val="156E09DE"/>
    <w:rsid w:val="1647784F"/>
    <w:rsid w:val="16DC5B98"/>
    <w:rsid w:val="16F324ED"/>
    <w:rsid w:val="1D5952EA"/>
    <w:rsid w:val="1E8870DF"/>
    <w:rsid w:val="2D342C08"/>
    <w:rsid w:val="2DFB3380"/>
    <w:rsid w:val="347B6923"/>
    <w:rsid w:val="359348D7"/>
    <w:rsid w:val="39ED313D"/>
    <w:rsid w:val="3A3865F8"/>
    <w:rsid w:val="3E291866"/>
    <w:rsid w:val="417E7309"/>
    <w:rsid w:val="450B551D"/>
    <w:rsid w:val="46DE7918"/>
    <w:rsid w:val="48224A9C"/>
    <w:rsid w:val="4BDE5A60"/>
    <w:rsid w:val="4DAF36DE"/>
    <w:rsid w:val="50150D18"/>
    <w:rsid w:val="561F20E0"/>
    <w:rsid w:val="56E74127"/>
    <w:rsid w:val="56F279C3"/>
    <w:rsid w:val="587C7230"/>
    <w:rsid w:val="590E4389"/>
    <w:rsid w:val="5B2353A2"/>
    <w:rsid w:val="5D260EDE"/>
    <w:rsid w:val="5FAF56E5"/>
    <w:rsid w:val="65F149E2"/>
    <w:rsid w:val="6C667B46"/>
    <w:rsid w:val="6DAD24E9"/>
    <w:rsid w:val="6F2E6338"/>
    <w:rsid w:val="6FA50ABC"/>
    <w:rsid w:val="70000A89"/>
    <w:rsid w:val="721B457D"/>
    <w:rsid w:val="758B206A"/>
    <w:rsid w:val="75EE5817"/>
    <w:rsid w:val="776F1461"/>
    <w:rsid w:val="7847671C"/>
    <w:rsid w:val="7DB42912"/>
    <w:rsid w:val="7EE96F51"/>
    <w:rsid w:val="7F585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4E6AC90"/>
  <w15:docId w15:val="{0D631DAE-DE67-4B77-A0C2-B1F0A0C3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paragraph" w:styleId="Heading1">
    <w:name w:val="heading 1"/>
    <w:basedOn w:val="Normal"/>
    <w:next w:val="Normal"/>
    <w:uiPriority w:val="9"/>
    <w:qFormat/>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33C0B" w:themeColor="accent2" w:themeShade="80"/>
      <w:sz w:val="22"/>
      <w:szCs w:val="22"/>
    </w:rPr>
  </w:style>
  <w:style w:type="paragraph" w:styleId="Heading2">
    <w:name w:val="heading 2"/>
    <w:basedOn w:val="1"/>
    <w:next w:val="Normal"/>
    <w:uiPriority w:val="99"/>
    <w:unhideWhenUsed/>
    <w:qFormat/>
    <w:pPr>
      <w:framePr w:wrap="around"/>
      <w:widowControl w:val="0"/>
      <w:autoSpaceDE w:val="0"/>
      <w:autoSpaceDN w:val="0"/>
      <w:adjustRightInd w:val="0"/>
      <w:outlineLvl w:val="1"/>
    </w:pPr>
    <w:rPr>
      <w:rFonts w:asciiTheme="minorHAnsi" w:eastAsiaTheme="minorEastAsia" w:hAnsiTheme="minorHAnsi" w:cstheme="minorBidi"/>
      <w:sz w:val="24"/>
      <w:szCs w:val="24"/>
    </w:rPr>
  </w:style>
  <w:style w:type="paragraph" w:styleId="Heading3">
    <w:name w:val="heading 3"/>
    <w:basedOn w:val="1"/>
    <w:next w:val="Normal"/>
    <w:uiPriority w:val="99"/>
    <w:unhideWhenUsed/>
    <w:qFormat/>
    <w:pPr>
      <w:framePr w:wrap="around"/>
      <w:widowControl w:val="0"/>
      <w:autoSpaceDE w:val="0"/>
      <w:autoSpaceDN w:val="0"/>
      <w:adjustRightInd w:val="0"/>
      <w:outlineLvl w:val="2"/>
    </w:pPr>
    <w:rPr>
      <w:rFonts w:asciiTheme="minorHAnsi" w:eastAsiaTheme="minorEastAsia"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正文1"/>
    <w:qFormat/>
    <w:pPr>
      <w:framePr w:wrap="around" w:hAnchor="text"/>
    </w:pPr>
    <w:rPr>
      <w:rFonts w:ascii="Helvetica" w:eastAsia="Arial Unicode MS" w:hAnsi="Helvetica" w:cs="Arial Unicode MS"/>
      <w:color w:val="000000"/>
      <w:sz w:val="22"/>
      <w:szCs w:val="22"/>
      <w:lang w:val="en-US"/>
    </w:rPr>
  </w:style>
  <w:style w:type="paragraph" w:styleId="CommentText">
    <w:name w:val="annotation text"/>
    <w:basedOn w:val="Normal"/>
    <w:link w:val="CommentTextChar"/>
    <w:qFormat/>
    <w:rPr>
      <w:sz w:val="20"/>
    </w:r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NormalWeb">
    <w:name w:val="Normal (Web)"/>
    <w:basedOn w:val="Normal"/>
    <w:qFormat/>
    <w:pPr>
      <w:widowControl/>
      <w:spacing w:beforeAutospacing="1" w:afterAutospacing="1"/>
      <w:jc w:val="left"/>
    </w:pPr>
    <w:rPr>
      <w:rFonts w:ascii="SimSun" w:eastAsia="SimSun" w:hAnsi="SimSun" w:cs="Times New Roman"/>
      <w:kern w:val="0"/>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rFonts w:ascii="Calibri" w:eastAsia="SimSun" w:hAnsi="Calibri" w:cs="Arial" w:hint="default"/>
      <w:b/>
      <w:bCs/>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CommentReference">
    <w:name w:val="annotation reference"/>
    <w:basedOn w:val="DefaultParagraphFont"/>
    <w:qFormat/>
    <w:rPr>
      <w:sz w:val="16"/>
      <w:szCs w:val="16"/>
    </w:rPr>
  </w:style>
  <w:style w:type="character" w:customStyle="1" w:styleId="font01">
    <w:name w:val="font01"/>
    <w:basedOn w:val="DefaultParagraphFont"/>
    <w:qFormat/>
    <w:rPr>
      <w:rFonts w:ascii="Times New Roman" w:hAnsi="Times New Roman" w:cs="Times New Roman" w:hint="default"/>
      <w:color w:val="0000FF"/>
      <w:sz w:val="24"/>
      <w:szCs w:val="24"/>
      <w:u w:val="none"/>
    </w:rPr>
  </w:style>
  <w:style w:type="paragraph" w:styleId="Revision">
    <w:name w:val="Revision"/>
    <w:hidden/>
    <w:uiPriority w:val="99"/>
    <w:unhideWhenUsed/>
    <w:rsid w:val="00BB45E5"/>
    <w:rPr>
      <w:rFonts w:asciiTheme="minorHAnsi" w:eastAsiaTheme="minorEastAsia" w:hAnsiTheme="minorHAnsi" w:cstheme="minorBidi"/>
      <w:kern w:val="2"/>
      <w:sz w:val="21"/>
      <w:szCs w:val="24"/>
      <w:lang w:val="en-US" w:eastAsia="zh-CN"/>
    </w:rPr>
  </w:style>
  <w:style w:type="paragraph" w:styleId="CommentSubject">
    <w:name w:val="annotation subject"/>
    <w:basedOn w:val="CommentText"/>
    <w:next w:val="CommentText"/>
    <w:link w:val="CommentSubjectChar"/>
    <w:rsid w:val="0041251B"/>
    <w:rPr>
      <w:b/>
      <w:bCs/>
      <w:szCs w:val="20"/>
    </w:rPr>
  </w:style>
  <w:style w:type="character" w:customStyle="1" w:styleId="CommentTextChar">
    <w:name w:val="Comment Text Char"/>
    <w:basedOn w:val="DefaultParagraphFont"/>
    <w:link w:val="CommentText"/>
    <w:qFormat/>
    <w:rsid w:val="0041251B"/>
    <w:rPr>
      <w:rFonts w:asciiTheme="minorHAnsi" w:eastAsiaTheme="minorEastAsia" w:hAnsiTheme="minorHAnsi" w:cstheme="minorBidi"/>
      <w:kern w:val="2"/>
      <w:szCs w:val="24"/>
      <w:lang w:val="en-US" w:eastAsia="zh-CN"/>
    </w:rPr>
  </w:style>
  <w:style w:type="character" w:customStyle="1" w:styleId="CommentSubjectChar">
    <w:name w:val="Comment Subject Char"/>
    <w:basedOn w:val="CommentTextChar"/>
    <w:link w:val="CommentSubject"/>
    <w:rsid w:val="0041251B"/>
    <w:rPr>
      <w:rFonts w:asciiTheme="minorHAnsi" w:eastAsiaTheme="minorEastAsia" w:hAnsiTheme="minorHAnsi" w:cstheme="minorBidi"/>
      <w:b/>
      <w:bCs/>
      <w:kern w:val="2"/>
      <w:szCs w:val="24"/>
      <w:lang w:val="en-US" w:eastAsia="zh-CN"/>
    </w:rPr>
  </w:style>
  <w:style w:type="paragraph" w:styleId="ListParagraph">
    <w:name w:val="List Paragraph"/>
    <w:basedOn w:val="Normal"/>
    <w:uiPriority w:val="34"/>
    <w:qFormat/>
    <w:rsid w:val="00AA4D94"/>
    <w:pPr>
      <w:spacing w:after="160" w:line="259" w:lineRule="auto"/>
      <w:ind w:left="720"/>
      <w:contextualSpacing/>
    </w:pPr>
    <w:rPr>
      <w:rFonts w:ascii="Times New Roman" w:eastAsia="SimSun" w:hAnsi="Times New Roman" w:cs="Times New Roman"/>
      <w:sz w:val="24"/>
      <w:szCs w:val="20"/>
    </w:rPr>
  </w:style>
  <w:style w:type="paragraph" w:customStyle="1" w:styleId="ListParagraph1">
    <w:name w:val="List Paragraph1"/>
    <w:basedOn w:val="Normal"/>
    <w:uiPriority w:val="34"/>
    <w:qFormat/>
    <w:rsid w:val="00AA4D94"/>
    <w:pPr>
      <w:spacing w:after="200" w:line="276" w:lineRule="auto"/>
      <w:ind w:left="720"/>
      <w:contextualSpacing/>
    </w:pPr>
    <w:rPr>
      <w:rFonts w:ascii="Times New Roman" w:eastAsia="Times New Roman" w:hAnsi="Times New Roman" w:cs="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video.itongzhuo.com/6ebeca47130945b293d7f1f0d798a10b/38ea38bce2e548b996046c2174171340-09a6ffb8f74c1515a8d8ce4a94d25a80-fd.mp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video.itongzhuo.com/03c6d3c6040c465683630a9304ec1bc7/9900328d2c824744bdb24a3d6617c227-702ea4d234a0e7352569e089bfa681af-fd.mp4"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1671</Words>
  <Characters>9529</Characters>
  <Application>Microsoft Office Word</Application>
  <DocSecurity>0</DocSecurity>
  <Lines>79</Lines>
  <Paragraphs>22</Paragraphs>
  <ScaleCrop>false</ScaleCrop>
  <Company>潮州市直及下属单位</Company>
  <LinksUpToDate>false</LinksUpToDate>
  <CharactersWithSpaces>11178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Katrina</dc:creator>
  <cp:lastModifiedBy>Jeona</cp:lastModifiedBy>
  <cp:revision>36</cp:revision>
  <dcterms:created xsi:type="dcterms:W3CDTF">2023-03-18T09:13:00Z</dcterms:created>
  <dcterms:modified xsi:type="dcterms:W3CDTF">2024-04-04T10:01:00Z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76322885B366444B93C7BBB5C44AF9D9_13</vt:lpwstr>
  </property>
</Properties>
</file>